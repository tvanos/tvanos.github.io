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7513615"/>
        <w:docPartObj>
          <w:docPartGallery w:val="Cover Pages"/>
          <w:docPartUnique/>
        </w:docPartObj>
      </w:sdtPr>
      <w:sdtContent>
        <w:p w:rsidR="00554AC5" w:rsidRDefault="007E12DE">
          <w:r>
            <w:rPr>
              <w:noProof/>
              <w:lang w:val="en-CA" w:eastAsia="en-CA"/>
            </w:rPr>
            <mc:AlternateContent>
              <mc:Choice Requires="wps">
                <w:drawing>
                  <wp:anchor distT="0" distB="0" distL="114300" distR="114300" simplePos="0" relativeHeight="251673600" behindDoc="0" locked="0" layoutInCell="1" allowOverlap="1" wp14:anchorId="33B2BE0B" wp14:editId="6B317BF1">
                    <wp:simplePos x="0" y="0"/>
                    <wp:positionH relativeFrom="leftMargin">
                      <wp:posOffset>548640</wp:posOffset>
                    </wp:positionH>
                    <wp:positionV relativeFrom="paragraph">
                      <wp:posOffset>-731520</wp:posOffset>
                    </wp:positionV>
                    <wp:extent cx="365760" cy="9763125"/>
                    <wp:effectExtent l="0" t="0" r="15240" b="28575"/>
                    <wp:wrapNone/>
                    <wp:docPr id="448" name="Rectangle 448"/>
                    <wp:cNvGraphicFramePr/>
                    <a:graphic xmlns:a="http://schemas.openxmlformats.org/drawingml/2006/main">
                      <a:graphicData uri="http://schemas.microsoft.com/office/word/2010/wordprocessingShape">
                        <wps:wsp>
                          <wps:cNvSpPr/>
                          <wps:spPr>
                            <a:xfrm>
                              <a:off x="0" y="0"/>
                              <a:ext cx="365760" cy="976312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97A30" id="Rectangle 448" o:spid="_x0000_s1026" style="position:absolute;margin-left:43.2pt;margin-top:-57.6pt;width:28.8pt;height:768.7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" fillcolor="#44546a [3215]" strokecolor="#1f4d78 [1604]" strokeweight="1pt">
                    <w10:wrap anchorx="margin"/>
                  </v:rect>
                </w:pict>
              </mc:Fallback>
            </mc:AlternateContent>
          </w:r>
          <w:r>
            <w:rPr>
              <w:noProof/>
              <w:lang w:val="en-CA" w:eastAsia="en-CA"/>
            </w:rPr>
            <mc:AlternateContent>
              <mc:Choice Requires="wpg">
                <w:drawing>
                  <wp:anchor distT="0" distB="0" distL="114300" distR="114300" simplePos="0" relativeHeight="251667456" behindDoc="0" locked="0" layoutInCell="0" allowOverlap="1" wp14:anchorId="70F1279D" wp14:editId="6E89B35C">
                    <wp:simplePos x="0" y="0"/>
                    <wp:positionH relativeFrom="page">
                      <wp:posOffset>829056</wp:posOffset>
                    </wp:positionH>
                    <wp:positionV relativeFrom="margin">
                      <wp:posOffset>2267712</wp:posOffset>
                    </wp:positionV>
                    <wp:extent cx="6959293" cy="6764042"/>
                    <wp:effectExtent l="57150" t="0" r="51435" b="5588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9293" cy="6764042"/>
                              <a:chOff x="-167" y="2294"/>
                              <a:chExt cx="12407" cy="12113"/>
                            </a:xfrm>
                          </wpg:grpSpPr>
                          <wpg:grpSp>
                            <wpg:cNvPr id="408" name="Group 4"/>
                            <wpg:cNvGrpSpPr>
                              <a:grpSpLocks/>
                            </wpg:cNvGrpSpPr>
                            <wpg:grpSpPr bwMode="auto">
                              <a:xfrm>
                                <a:off x="-167" y="8200"/>
                                <a:ext cx="12407" cy="6207"/>
                                <a:chOff x="-172" y="2088"/>
                                <a:chExt cx="12363" cy="5572"/>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424"/>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2" y="2088"/>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1904" y="37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7157" y="11553"/>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3817D2" w:rsidRPr="007E12DE" w:rsidRDefault="003817D2">
                                  <w:pPr>
                                    <w:jc w:val="right"/>
                                    <w:rPr>
                                      <w:sz w:val="36"/>
                                      <w:szCs w:val="36"/>
                                      <w14:numForm w14:val="oldStyle"/>
                                    </w:rPr>
                                  </w:pPr>
                                  <w:r w:rsidRPr="007E12DE">
                                    <w:rPr>
                                      <w:sz w:val="36"/>
                                      <w:szCs w:val="36"/>
                                      <w14:numForm w14:val="oldStyle"/>
                                    </w:rPr>
                                    <w:t>September, 27, 2015</w:t>
                                  </w:r>
                                </w:p>
                              </w:txbxContent>
                            </wps:txbx>
                            <wps:bodyPr rot="0" vert="horz" wrap="square" lIns="91440" tIns="45720" rIns="91440" bIns="45720" anchor="t" anchorCtr="0" upright="1">
                              <a:no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44546A" w:themeColor="text2"/>
                                      <w:sz w:val="72"/>
                                      <w:szCs w:val="72"/>
                                    </w:rPr>
                                    <w:alias w:val="Title"/>
                                    <w:id w:val="-27034244"/>
                                    <w:dataBinding w:prefixMappings="xmlns:ns0='http://schemas.openxmlformats.org/package/2006/metadata/core-properties' xmlns:ns1='http://purl.org/dc/elements/1.1/'" w:xpath="/ns0:coreProperties[1]/ns1:title[1]" w:storeItemID="{6C3C8BC8-F283-45AE-878A-BAB7291924A1}"/>
                                    <w:text/>
                                  </w:sdtPr>
                                  <w:sdtContent>
                                    <w:p w:rsidR="003817D2" w:rsidRDefault="003817D2">
                                      <w:pPr>
                                        <w:spacing w:after="0"/>
                                        <w:rPr>
                                          <w:b/>
                                          <w:bCs/>
                                          <w:color w:val="44546A" w:themeColor="text2"/>
                                          <w:sz w:val="72"/>
                                          <w:szCs w:val="72"/>
                                        </w:rPr>
                                      </w:pPr>
                                      <w:r>
                                        <w:rPr>
                                          <w:b/>
                                          <w:bCs/>
                                          <w:color w:val="44546A" w:themeColor="text2"/>
                                          <w:sz w:val="72"/>
                                          <w:szCs w:val="72"/>
                                        </w:rPr>
                                        <w:t>VanosGISC9231-D1</w:t>
                                      </w:r>
                                    </w:p>
                                  </w:sdtContent>
                                </w:sdt>
                                <w:sdt>
                                  <w:sdtPr>
                                    <w:rPr>
                                      <w:b/>
                                      <w:bCs/>
                                      <w:color w:val="5B9BD5" w:themeColor="accent1"/>
                                      <w:sz w:val="40"/>
                                      <w:szCs w:val="40"/>
                                    </w:rPr>
                                    <w:alias w:val="Subtitle"/>
                                    <w:id w:val="1209149759"/>
                                    <w:dataBinding w:prefixMappings="xmlns:ns0='http://schemas.openxmlformats.org/package/2006/metadata/core-properties' xmlns:ns1='http://purl.org/dc/elements/1.1/'" w:xpath="/ns0:coreProperties[1]/ns1:subject[1]" w:storeItemID="{6C3C8BC8-F283-45AE-878A-BAB7291924A1}"/>
                                    <w:text/>
                                  </w:sdtPr>
                                  <w:sdtContent>
                                    <w:p w:rsidR="003817D2" w:rsidRDefault="003817D2">
                                      <w:pPr>
                                        <w:rPr>
                                          <w:b/>
                                          <w:bCs/>
                                          <w:color w:val="5B9BD5" w:themeColor="accent1"/>
                                          <w:sz w:val="40"/>
                                          <w:szCs w:val="40"/>
                                        </w:rPr>
                                      </w:pPr>
                                      <w:r>
                                        <w:rPr>
                                          <w:b/>
                                          <w:bCs/>
                                          <w:color w:val="5B9BD5" w:themeColor="accent1"/>
                                          <w:sz w:val="40"/>
                                          <w:szCs w:val="40"/>
                                        </w:rPr>
                                        <w:t>GISC9231 Remote Sensing</w:t>
                                      </w:r>
                                    </w:p>
                                  </w:sdtContent>
                                </w:sdt>
                                <w:sdt>
                                  <w:sdtPr>
                                    <w:rPr>
                                      <w:b/>
                                      <w:bCs/>
                                      <w:color w:val="000000" w:themeColor="text1"/>
                                      <w:sz w:val="32"/>
                                      <w:szCs w:val="32"/>
                                    </w:rPr>
                                    <w:alias w:val="Author"/>
                                    <w:id w:val="-1597234802"/>
                                    <w:dataBinding w:prefixMappings="xmlns:ns0='http://schemas.openxmlformats.org/package/2006/metadata/core-properties' xmlns:ns1='http://purl.org/dc/elements/1.1/'" w:xpath="/ns0:coreProperties[1]/ns1:creator[1]" w:storeItemID="{6C3C8BC8-F283-45AE-878A-BAB7291924A1}"/>
                                    <w:text/>
                                  </w:sdtPr>
                                  <w:sdtContent>
                                    <w:p w:rsidR="003817D2" w:rsidRDefault="003817D2">
                                      <w:pPr>
                                        <w:rPr>
                                          <w:b/>
                                          <w:bCs/>
                                          <w:color w:val="000000" w:themeColor="text1"/>
                                          <w:sz w:val="32"/>
                                          <w:szCs w:val="32"/>
                                        </w:rPr>
                                      </w:pPr>
                                      <w:r>
                                        <w:rPr>
                                          <w:b/>
                                          <w:bCs/>
                                          <w:color w:val="000000" w:themeColor="text1"/>
                                          <w:sz w:val="32"/>
                                          <w:szCs w:val="32"/>
                                        </w:rPr>
                                        <w:t>Travis Vanos</w:t>
                                      </w:r>
                                    </w:p>
                                  </w:sdtContent>
                                </w:sdt>
                                <w:p w:rsidR="003817D2" w:rsidRDefault="003817D2">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0F1279D" id="Group 3" o:spid="_x0000_s1026" style="position:absolute;margin-left:65.3pt;margin-top:178.55pt;width:548pt;height:532.6pt;z-index:251667456;mso-position-horizontal-relative:page;mso-position-vertical-relative:margin;mso-height-relative:margin" coordorigin="-167,2294" coordsize="12407,1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" o:allowincell="f">
                    <v:group id="Group 4" o:spid="_x0000_s1027" style="position:absolute;left:-167;top:8200;width:12407;height:6207" coordorigin="-172,2088" coordsize="12363,5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424;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2;top:2088;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1904;top:37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7157;top:11553;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k9sMA&#10;AADcAAAADwAAAGRycy9kb3ducmV2LnhtbERPTWuDQBC9F/Iflgn0UpI1Ukox2YQghEopSE2T8+BO&#10;VOLOqrtV+++7h0KPj/e9O8ymFSMNrrGsYLOOQBCXVjdcKfg6n1avIJxH1thaJgU/5OCwXzzsMNF2&#10;4k8aC1+JEMIuQQW1910ipStrMujWtiMO3M0OBn2AQyX1gFMIN62Mo+hFGmw4NNTYUVpTeS++jYKp&#10;zMfr+eNN5k/XzHKf9WlxeVfqcTkftyA8zf5f/OfOtILnOM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lk9sMAAADcAAAADwAAAAAAAAAAAAAAAACYAgAAZHJzL2Rv&#10;d25yZXYueG1sUEsFBgAAAAAEAAQA9QAAAIgDAAAAAA==&#10;" filled="f" stroked="f">
                      <v:textbox>
                        <w:txbxContent>
                          <w:p w:rsidR="003817D2" w:rsidRPr="007E12DE" w:rsidRDefault="003817D2">
                            <w:pPr>
                              <w:jc w:val="right"/>
                              <w:rPr>
                                <w:sz w:val="36"/>
                                <w:szCs w:val="36"/>
                                <w14:numForm w14:val="oldStyle"/>
                              </w:rPr>
                            </w:pPr>
                            <w:r w:rsidRPr="007E12DE">
                              <w:rPr>
                                <w:sz w:val="36"/>
                                <w:szCs w:val="36"/>
                                <w14:numForm w14:val="oldStyle"/>
                              </w:rPr>
                              <w:t>September, 27, 2015</w:t>
                            </w:r>
                          </w:p>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44546A" w:themeColor="text2"/>
                                <w:sz w:val="72"/>
                                <w:szCs w:val="72"/>
                              </w:rPr>
                              <w:alias w:val="Title"/>
                              <w:id w:val="-27034244"/>
                              <w:dataBinding w:prefixMappings="xmlns:ns0='http://schemas.openxmlformats.org/package/2006/metadata/core-properties' xmlns:ns1='http://purl.org/dc/elements/1.1/'" w:xpath="/ns0:coreProperties[1]/ns1:title[1]" w:storeItemID="{6C3C8BC8-F283-45AE-878A-BAB7291924A1}"/>
                              <w:text/>
                            </w:sdtPr>
                            <w:sdtContent>
                              <w:p w:rsidR="003817D2" w:rsidRDefault="003817D2">
                                <w:pPr>
                                  <w:spacing w:after="0"/>
                                  <w:rPr>
                                    <w:b/>
                                    <w:bCs/>
                                    <w:color w:val="44546A" w:themeColor="text2"/>
                                    <w:sz w:val="72"/>
                                    <w:szCs w:val="72"/>
                                  </w:rPr>
                                </w:pPr>
                                <w:r>
                                  <w:rPr>
                                    <w:b/>
                                    <w:bCs/>
                                    <w:color w:val="44546A" w:themeColor="text2"/>
                                    <w:sz w:val="72"/>
                                    <w:szCs w:val="72"/>
                                  </w:rPr>
                                  <w:t>VanosGISC9231-D1</w:t>
                                </w:r>
                              </w:p>
                            </w:sdtContent>
                          </w:sdt>
                          <w:sdt>
                            <w:sdtPr>
                              <w:rPr>
                                <w:b/>
                                <w:bCs/>
                                <w:color w:val="5B9BD5" w:themeColor="accent1"/>
                                <w:sz w:val="40"/>
                                <w:szCs w:val="40"/>
                              </w:rPr>
                              <w:alias w:val="Subtitle"/>
                              <w:id w:val="1209149759"/>
                              <w:dataBinding w:prefixMappings="xmlns:ns0='http://schemas.openxmlformats.org/package/2006/metadata/core-properties' xmlns:ns1='http://purl.org/dc/elements/1.1/'" w:xpath="/ns0:coreProperties[1]/ns1:subject[1]" w:storeItemID="{6C3C8BC8-F283-45AE-878A-BAB7291924A1}"/>
                              <w:text/>
                            </w:sdtPr>
                            <w:sdtContent>
                              <w:p w:rsidR="003817D2" w:rsidRDefault="003817D2">
                                <w:pPr>
                                  <w:rPr>
                                    <w:b/>
                                    <w:bCs/>
                                    <w:color w:val="5B9BD5" w:themeColor="accent1"/>
                                    <w:sz w:val="40"/>
                                    <w:szCs w:val="40"/>
                                  </w:rPr>
                                </w:pPr>
                                <w:r>
                                  <w:rPr>
                                    <w:b/>
                                    <w:bCs/>
                                    <w:color w:val="5B9BD5" w:themeColor="accent1"/>
                                    <w:sz w:val="40"/>
                                    <w:szCs w:val="40"/>
                                  </w:rPr>
                                  <w:t>GISC9231 Remote Sensing</w:t>
                                </w:r>
                              </w:p>
                            </w:sdtContent>
                          </w:sdt>
                          <w:sdt>
                            <w:sdtPr>
                              <w:rPr>
                                <w:b/>
                                <w:bCs/>
                                <w:color w:val="000000" w:themeColor="text1"/>
                                <w:sz w:val="32"/>
                                <w:szCs w:val="32"/>
                              </w:rPr>
                              <w:alias w:val="Author"/>
                              <w:id w:val="-1597234802"/>
                              <w:dataBinding w:prefixMappings="xmlns:ns0='http://schemas.openxmlformats.org/package/2006/metadata/core-properties' xmlns:ns1='http://purl.org/dc/elements/1.1/'" w:xpath="/ns0:coreProperties[1]/ns1:creator[1]" w:storeItemID="{6C3C8BC8-F283-45AE-878A-BAB7291924A1}"/>
                              <w:text/>
                            </w:sdtPr>
                            <w:sdtContent>
                              <w:p w:rsidR="003817D2" w:rsidRDefault="003817D2">
                                <w:pPr>
                                  <w:rPr>
                                    <w:b/>
                                    <w:bCs/>
                                    <w:color w:val="000000" w:themeColor="text1"/>
                                    <w:sz w:val="32"/>
                                    <w:szCs w:val="32"/>
                                  </w:rPr>
                                </w:pPr>
                                <w:r>
                                  <w:rPr>
                                    <w:b/>
                                    <w:bCs/>
                                    <w:color w:val="000000" w:themeColor="text1"/>
                                    <w:sz w:val="32"/>
                                    <w:szCs w:val="32"/>
                                  </w:rPr>
                                  <w:t>Travis Vanos</w:t>
                                </w:r>
                              </w:p>
                            </w:sdtContent>
                          </w:sdt>
                          <w:p w:rsidR="003817D2" w:rsidRDefault="003817D2">
                            <w:pPr>
                              <w:rPr>
                                <w:b/>
                                <w:bCs/>
                                <w:color w:val="000000" w:themeColor="text1"/>
                                <w:sz w:val="32"/>
                                <w:szCs w:val="32"/>
                              </w:rPr>
                            </w:pPr>
                          </w:p>
                        </w:txbxContent>
                      </v:textbox>
                    </v:rect>
                    <w10:wrap anchorx="page" anchory="margin"/>
                  </v:group>
                </w:pict>
              </mc:Fallback>
            </mc:AlternateContent>
          </w:r>
          <w:r w:rsidR="00554AC5">
            <w:rPr>
              <w:noProof/>
              <w:lang w:val="en-CA" w:eastAsia="en-CA"/>
            </w:rPr>
            <mc:AlternateContent>
              <mc:Choice Requires="wps">
                <w:drawing>
                  <wp:anchor distT="0" distB="0" distL="114300" distR="114300" simplePos="0" relativeHeight="251671552" behindDoc="0" locked="0" layoutInCell="1" allowOverlap="1" wp14:anchorId="04996B01" wp14:editId="0CAAC162">
                    <wp:simplePos x="0" y="0"/>
                    <wp:positionH relativeFrom="margin">
                      <wp:posOffset>-1270</wp:posOffset>
                    </wp:positionH>
                    <wp:positionV relativeFrom="paragraph">
                      <wp:posOffset>1053465</wp:posOffset>
                    </wp:positionV>
                    <wp:extent cx="673417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V="1">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C613D" id="Straight Connector 31"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82.95pt" to="530.15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" strokecolor="#5b9bd5 [3204]" strokeweight=".5pt">
                    <v:stroke joinstyle="miter"/>
                    <w10:wrap anchorx="margin"/>
                  </v:line>
                </w:pict>
              </mc:Fallback>
            </mc:AlternateContent>
          </w:r>
          <w:r w:rsidR="00554AC5">
            <w:rPr>
              <w:noProof/>
              <w:lang w:val="en-CA" w:eastAsia="en-CA"/>
            </w:rPr>
            <mc:AlternateContent>
              <mc:Choice Requires="wps">
                <w:drawing>
                  <wp:anchor distT="0" distB="0" distL="114300" distR="114300" simplePos="0" relativeHeight="251669504" behindDoc="0" locked="0" layoutInCell="1" allowOverlap="1" wp14:anchorId="0DC9930A" wp14:editId="091A9039">
                    <wp:simplePos x="0" y="0"/>
                    <wp:positionH relativeFrom="column">
                      <wp:posOffset>-3810</wp:posOffset>
                    </wp:positionH>
                    <wp:positionV relativeFrom="paragraph">
                      <wp:posOffset>923290</wp:posOffset>
                    </wp:positionV>
                    <wp:extent cx="671512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67151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2B6FA" id="Straight Connector 3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pt,72.7pt" to="528.4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" strokecolor="#5b9bd5 [3204]" strokeweight="1.5pt">
                    <v:stroke joinstyle="miter"/>
                  </v:line>
                </w:pict>
              </mc:Fallback>
            </mc:AlternateContent>
          </w:r>
          <w:r w:rsidR="00554AC5">
            <w:rPr>
              <w:noProof/>
              <w:lang w:val="en-CA" w:eastAsia="en-CA"/>
            </w:rPr>
            <w:drawing>
              <wp:inline distT="0" distB="0" distL="0" distR="0" wp14:anchorId="5D1EAE4F" wp14:editId="7D11E6FC">
                <wp:extent cx="3135714" cy="926592"/>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7574" cy="1057160"/>
                        </a:xfrm>
                        <a:prstGeom prst="rect">
                          <a:avLst/>
                        </a:prstGeom>
                      </pic:spPr>
                    </pic:pic>
                  </a:graphicData>
                </a:graphic>
              </wp:inline>
            </w:drawing>
          </w:r>
          <w:r w:rsidR="00554AC5">
            <w:br w:type="page"/>
          </w:r>
        </w:p>
      </w:sdtContent>
    </w:sdt>
    <w:p w:rsidR="00E90BB6" w:rsidRDefault="00EE61B4" w:rsidP="00746A47">
      <w:pPr>
        <w:spacing w:after="0" w:line="240" w:lineRule="auto"/>
        <w:rPr>
          <w:rFonts w:ascii="Arial" w:hAnsi="Arial"/>
          <w:b/>
          <w:i/>
        </w:rPr>
      </w:pPr>
      <w:r>
        <w:rPr>
          <w:rFonts w:ascii="Arial" w:hAnsi="Arial"/>
          <w:b/>
          <w:i/>
        </w:rPr>
        <w:lastRenderedPageBreak/>
        <w:br/>
      </w:r>
      <w:r w:rsidRPr="0069624F">
        <w:rPr>
          <w:rFonts w:ascii="Arial" w:hAnsi="Arial"/>
          <w:b/>
          <w:i/>
        </w:rPr>
        <w:t>Image A24284-69: St. Catharines</w:t>
      </w:r>
    </w:p>
    <w:p w:rsidR="00E90BB6" w:rsidRDefault="00E90BB6" w:rsidP="008A7D90">
      <w:pPr>
        <w:keepNext/>
        <w:spacing w:after="0" w:line="240" w:lineRule="auto"/>
      </w:pPr>
      <w:r>
        <w:rPr>
          <w:rFonts w:ascii="Arial" w:hAnsi="Arial"/>
          <w:b/>
          <w:i/>
          <w:noProof/>
          <w:lang w:val="en-CA" w:eastAsia="en-CA"/>
        </w:rPr>
        <w:drawing>
          <wp:inline distT="0" distB="0" distL="0" distR="0" wp14:anchorId="0B208F28" wp14:editId="7B209BCA">
            <wp:extent cx="6658240" cy="3190637"/>
            <wp:effectExtent l="0" t="0" r="0" b="0"/>
            <wp:docPr id="1" name="Picture 1" descr="H:\GISC9231 - Remote Sensing\Assign1\new\old_v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ISC9231 - Remote Sensing\Assign1\new\old_vs_ne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7058" cy="3194863"/>
                    </a:xfrm>
                    <a:prstGeom prst="rect">
                      <a:avLst/>
                    </a:prstGeom>
                    <a:noFill/>
                    <a:ln>
                      <a:noFill/>
                    </a:ln>
                  </pic:spPr>
                </pic:pic>
              </a:graphicData>
            </a:graphic>
          </wp:inline>
        </w:drawing>
      </w:r>
    </w:p>
    <w:p w:rsidR="00E90BB6" w:rsidRDefault="008A7D90" w:rsidP="008A7D90">
      <w:pPr>
        <w:pStyle w:val="Caption"/>
        <w:rPr>
          <w:sz w:val="16"/>
          <w:szCs w:val="16"/>
        </w:rPr>
      </w:pPr>
      <w:r>
        <w:t xml:space="preserve">     </w:t>
      </w:r>
      <w:r w:rsidR="00E90BB6">
        <w:t xml:space="preserve">  (Figure </w:t>
      </w:r>
      <w:fldSimple w:instr=" SEQ Figure \* ARABIC ">
        <w:r w:rsidR="0058128E">
          <w:rPr>
            <w:noProof/>
          </w:rPr>
          <w:t>1</w:t>
        </w:r>
      </w:fldSimple>
      <w:r w:rsidR="00E90BB6">
        <w:t xml:space="preserve">) </w:t>
      </w:r>
      <w:r w:rsidR="00E90BB6" w:rsidRPr="00E90BB6">
        <w:rPr>
          <w:sz w:val="16"/>
          <w:szCs w:val="16"/>
        </w:rPr>
        <w:t>Current Google Earth Aerial Photography</w:t>
      </w:r>
      <w:r w:rsidR="00C00D08">
        <w:rPr>
          <w:sz w:val="16"/>
          <w:szCs w:val="16"/>
          <w:vertAlign w:val="superscript"/>
        </w:rPr>
        <w:t>1</w:t>
      </w:r>
      <w:r w:rsidR="00E90BB6" w:rsidRPr="00E90BB6">
        <w:rPr>
          <w:sz w:val="16"/>
          <w:szCs w:val="16"/>
        </w:rPr>
        <w:t xml:space="preserve"> vs Historic Department of Energy, Mines and Resources Panchromatic</w:t>
      </w:r>
    </w:p>
    <w:p w:rsidR="00BA606F" w:rsidRDefault="00336DC4" w:rsidP="00BA606F">
      <w:pPr>
        <w:keepNext/>
        <w:jc w:val="center"/>
      </w:pPr>
      <w:r>
        <w:rPr>
          <w:noProof/>
          <w:lang w:val="en-CA" w:eastAsia="en-CA"/>
        </w:rPr>
        <w:drawing>
          <wp:inline distT="0" distB="0" distL="0" distR="0" wp14:anchorId="2D057F4F" wp14:editId="46F1B4F8">
            <wp:extent cx="2431124" cy="218756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3855" cy="2253005"/>
                    </a:xfrm>
                    <a:prstGeom prst="rect">
                      <a:avLst/>
                    </a:prstGeom>
                  </pic:spPr>
                </pic:pic>
              </a:graphicData>
            </a:graphic>
          </wp:inline>
        </w:drawing>
      </w:r>
    </w:p>
    <w:p w:rsidR="00832441" w:rsidRPr="00832441" w:rsidRDefault="00BA606F" w:rsidP="00BA606F">
      <w:pPr>
        <w:pStyle w:val="Caption"/>
        <w:ind w:left="2160" w:firstLine="720"/>
      </w:pPr>
      <w:r>
        <w:t xml:space="preserve">Figure </w:t>
      </w:r>
      <w:fldSimple w:instr=" SEQ Figure \* ARABIC ">
        <w:r w:rsidR="0058128E">
          <w:rPr>
            <w:noProof/>
          </w:rPr>
          <w:t>2</w:t>
        </w:r>
      </w:fldSimple>
      <w:r>
        <w:t xml:space="preserve"> M07 (</w:t>
      </w:r>
      <w:r w:rsidRPr="00E90BB6">
        <w:rPr>
          <w:sz w:val="16"/>
          <w:szCs w:val="16"/>
        </w:rPr>
        <w:t>Historic Department of Energy, Mines and Resources Panchromatic</w:t>
      </w:r>
      <w:r>
        <w:rPr>
          <w:sz w:val="16"/>
          <w:szCs w:val="16"/>
        </w:rPr>
        <w:t>)</w:t>
      </w:r>
    </w:p>
    <w:p w:rsidR="00795E09" w:rsidRPr="00795E09" w:rsidRDefault="00832441" w:rsidP="00D3123C">
      <w:pPr>
        <w:numPr>
          <w:ilvl w:val="0"/>
          <w:numId w:val="1"/>
        </w:numPr>
        <w:spacing w:after="0" w:line="240" w:lineRule="auto"/>
      </w:pPr>
      <w:r>
        <w:rPr>
          <w:rFonts w:ascii="Helvetica" w:hAnsi="Helvetica"/>
        </w:rPr>
        <w:t>What is the triangular feature at the lower left corner of grid location M07? (3 marks)</w:t>
      </w:r>
    </w:p>
    <w:tbl>
      <w:tblPr>
        <w:tblStyle w:val="GridTable1Light1"/>
        <w:tblpPr w:leftFromText="180" w:rightFromText="180" w:vertAnchor="text" w:horzAnchor="margin" w:tblpY="78"/>
        <w:tblW w:w="0" w:type="auto"/>
        <w:tblLook w:val="04A0" w:firstRow="1" w:lastRow="0" w:firstColumn="1" w:lastColumn="0" w:noHBand="0" w:noVBand="1"/>
      </w:tblPr>
      <w:tblGrid>
        <w:gridCol w:w="1255"/>
        <w:gridCol w:w="8095"/>
      </w:tblGrid>
      <w:tr w:rsidR="00EE61B4" w:rsidTr="00EE61B4">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sz w:val="24"/>
                <w:szCs w:val="24"/>
              </w:rPr>
            </w:pPr>
            <w:r w:rsidRPr="001305E0">
              <w:rPr>
                <w:sz w:val="24"/>
                <w:szCs w:val="24"/>
              </w:rPr>
              <w:t>Elements</w:t>
            </w:r>
          </w:p>
        </w:tc>
        <w:tc>
          <w:tcPr>
            <w:tcW w:w="8095" w:type="dxa"/>
          </w:tcPr>
          <w:p w:rsidR="00EE61B4" w:rsidRPr="00E06282" w:rsidRDefault="00EE61B4" w:rsidP="00EE61B4">
            <w:pPr>
              <w:jc w:val="center"/>
              <w:cnfStyle w:val="100000000000" w:firstRow="1" w:lastRow="0" w:firstColumn="0" w:lastColumn="0" w:oddVBand="0" w:evenVBand="0" w:oddHBand="0" w:evenHBand="0" w:firstRowFirstColumn="0" w:firstRowLastColumn="0" w:lastRowFirstColumn="0" w:lastRowLastColumn="0"/>
              <w:rPr>
                <w:sz w:val="24"/>
                <w:szCs w:val="24"/>
              </w:rPr>
            </w:pPr>
            <w:r w:rsidRPr="00E06282">
              <w:rPr>
                <w:sz w:val="24"/>
                <w:szCs w:val="24"/>
              </w:rPr>
              <w:t>Interpretations</w:t>
            </w:r>
          </w:p>
        </w:tc>
      </w:tr>
      <w:tr w:rsidR="00EE61B4" w:rsidTr="00EE61B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b w:val="0"/>
              </w:rPr>
            </w:pPr>
            <w:r w:rsidRPr="001305E0">
              <w:rPr>
                <w:b w:val="0"/>
              </w:rPr>
              <w:t>Tone</w:t>
            </w:r>
          </w:p>
        </w:tc>
        <w:tc>
          <w:tcPr>
            <w:tcW w:w="8095" w:type="dxa"/>
          </w:tcPr>
          <w:p w:rsidR="00EE61B4" w:rsidRPr="00E06282" w:rsidRDefault="008A7D90" w:rsidP="00B93492">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w:t>
            </w:r>
            <w:r w:rsidR="00CD0BD7" w:rsidRPr="00E06282">
              <w:rPr>
                <w:sz w:val="20"/>
                <w:szCs w:val="20"/>
              </w:rPr>
              <w:t>f</w:t>
            </w:r>
            <w:r w:rsidR="00B93492" w:rsidRPr="00E06282">
              <w:rPr>
                <w:sz w:val="20"/>
                <w:szCs w:val="20"/>
              </w:rPr>
              <w:t>eature</w:t>
            </w:r>
            <w:r w:rsidRPr="00E06282">
              <w:rPr>
                <w:sz w:val="20"/>
                <w:szCs w:val="20"/>
              </w:rPr>
              <w:t xml:space="preserve"> in question is light-toned in nature. Since the tone is much brighter than close objects and nearby farmland, this would cause belief that this soil is topographically higher or significantly dryer. </w:t>
            </w:r>
          </w:p>
        </w:tc>
      </w:tr>
      <w:tr w:rsidR="00EE61B4" w:rsidTr="00EE61B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b w:val="0"/>
              </w:rPr>
            </w:pPr>
            <w:r w:rsidRPr="001305E0">
              <w:rPr>
                <w:b w:val="0"/>
              </w:rPr>
              <w:t>Shape</w:t>
            </w:r>
          </w:p>
        </w:tc>
        <w:tc>
          <w:tcPr>
            <w:tcW w:w="8095" w:type="dxa"/>
          </w:tcPr>
          <w:p w:rsidR="00EE61B4" w:rsidRPr="00E06282" w:rsidRDefault="008A7D90" w:rsidP="00C3729C">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The aforementioned object is very large and unique in pattern and shape</w:t>
            </w:r>
            <w:r w:rsidR="00C00D08" w:rsidRPr="00E06282">
              <w:rPr>
                <w:sz w:val="20"/>
                <w:szCs w:val="20"/>
                <w:vertAlign w:val="superscript"/>
              </w:rPr>
              <w:t>2</w:t>
            </w:r>
            <w:r w:rsidRPr="00E06282">
              <w:rPr>
                <w:sz w:val="20"/>
                <w:szCs w:val="20"/>
              </w:rPr>
              <w:t>. A</w:t>
            </w:r>
            <w:r w:rsidR="00D032F4">
              <w:rPr>
                <w:sz w:val="20"/>
                <w:szCs w:val="20"/>
              </w:rPr>
              <w:t xml:space="preserve"> man-made</w:t>
            </w:r>
            <w:r w:rsidRPr="00E06282">
              <w:rPr>
                <w:sz w:val="20"/>
                <w:szCs w:val="20"/>
              </w:rPr>
              <w:t xml:space="preserve"> cone</w:t>
            </w:r>
            <w:r w:rsidR="00B93492" w:rsidRPr="00E06282">
              <w:rPr>
                <w:sz w:val="20"/>
                <w:szCs w:val="20"/>
              </w:rPr>
              <w:t>-like shape with a rounded back with a single road entering it</w:t>
            </w:r>
            <w:r w:rsidR="00C3729C">
              <w:rPr>
                <w:sz w:val="20"/>
                <w:szCs w:val="20"/>
                <w:vertAlign w:val="superscript"/>
              </w:rPr>
              <w:t>2</w:t>
            </w:r>
            <w:r w:rsidR="00B93492" w:rsidRPr="00E06282">
              <w:rPr>
                <w:sz w:val="20"/>
                <w:szCs w:val="20"/>
              </w:rPr>
              <w:t xml:space="preserve">. </w:t>
            </w:r>
            <w:r w:rsidR="00B73C41" w:rsidRPr="00E06282">
              <w:rPr>
                <w:sz w:val="20"/>
                <w:szCs w:val="20"/>
              </w:rPr>
              <w:t>With the relative size</w:t>
            </w:r>
            <w:r w:rsidR="00C3729C">
              <w:rPr>
                <w:sz w:val="20"/>
                <w:szCs w:val="20"/>
              </w:rPr>
              <w:t xml:space="preserve"> to nearby roads, vehicles and buildings</w:t>
            </w:r>
            <w:r w:rsidR="00B73C41" w:rsidRPr="00E06282">
              <w:rPr>
                <w:sz w:val="20"/>
                <w:szCs w:val="20"/>
              </w:rPr>
              <w:t>, the feature greatly resembles a drive in theatre</w:t>
            </w:r>
            <w:r w:rsidR="00E843FB" w:rsidRPr="00E06282">
              <w:rPr>
                <w:sz w:val="20"/>
                <w:szCs w:val="20"/>
                <w:vertAlign w:val="superscript"/>
              </w:rPr>
              <w:t>2</w:t>
            </w:r>
            <w:r w:rsidR="00B73C41" w:rsidRPr="00E06282">
              <w:rPr>
                <w:sz w:val="20"/>
                <w:szCs w:val="20"/>
              </w:rPr>
              <w:t xml:space="preserve">. </w:t>
            </w:r>
          </w:p>
        </w:tc>
      </w:tr>
      <w:tr w:rsidR="00EE61B4" w:rsidTr="00EE61B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b w:val="0"/>
              </w:rPr>
            </w:pPr>
            <w:r w:rsidRPr="001305E0">
              <w:rPr>
                <w:b w:val="0"/>
              </w:rPr>
              <w:lastRenderedPageBreak/>
              <w:t>Size</w:t>
            </w:r>
          </w:p>
        </w:tc>
        <w:tc>
          <w:tcPr>
            <w:tcW w:w="8095" w:type="dxa"/>
          </w:tcPr>
          <w:p w:rsidR="00EE61B4" w:rsidRPr="00E06282" w:rsidRDefault="008A7D90" w:rsidP="00EE61B4">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Observing</w:t>
            </w:r>
            <w:r w:rsidR="00B73C41" w:rsidRPr="00E06282">
              <w:rPr>
                <w:sz w:val="20"/>
                <w:szCs w:val="20"/>
              </w:rPr>
              <w:t xml:space="preserve"> the large size of this feature compared to</w:t>
            </w:r>
            <w:r w:rsidRPr="00E06282">
              <w:rPr>
                <w:sz w:val="20"/>
                <w:szCs w:val="20"/>
              </w:rPr>
              <w:t xml:space="preserve"> other feature</w:t>
            </w:r>
            <w:r w:rsidR="00C3729C">
              <w:rPr>
                <w:sz w:val="20"/>
                <w:szCs w:val="20"/>
              </w:rPr>
              <w:t>s’</w:t>
            </w:r>
            <w:r w:rsidR="00B93492" w:rsidRPr="00E06282">
              <w:rPr>
                <w:sz w:val="20"/>
                <w:szCs w:val="20"/>
              </w:rPr>
              <w:t xml:space="preserve"> sizes</w:t>
            </w:r>
            <w:r w:rsidRPr="00E06282">
              <w:rPr>
                <w:sz w:val="20"/>
                <w:szCs w:val="20"/>
              </w:rPr>
              <w:t xml:space="preserve"> including</w:t>
            </w:r>
            <w:r w:rsidR="00C3729C">
              <w:rPr>
                <w:sz w:val="20"/>
                <w:szCs w:val="20"/>
              </w:rPr>
              <w:t>:</w:t>
            </w:r>
            <w:r w:rsidRPr="00E06282">
              <w:rPr>
                <w:sz w:val="20"/>
                <w:szCs w:val="20"/>
              </w:rPr>
              <w:t xml:space="preserve"> parking lot sizes, road sizes and relative size to cars would lead to the assumption this </w:t>
            </w:r>
            <w:r w:rsidR="00B93492" w:rsidRPr="00E06282">
              <w:rPr>
                <w:sz w:val="20"/>
                <w:szCs w:val="20"/>
              </w:rPr>
              <w:t xml:space="preserve">object is </w:t>
            </w:r>
            <w:r w:rsidRPr="00E06282">
              <w:rPr>
                <w:sz w:val="20"/>
                <w:szCs w:val="20"/>
              </w:rPr>
              <w:t>consistent with a drive-in-theatre</w:t>
            </w:r>
            <w:r w:rsidR="00E843FB" w:rsidRPr="00E06282">
              <w:rPr>
                <w:sz w:val="20"/>
                <w:szCs w:val="20"/>
                <w:vertAlign w:val="superscript"/>
              </w:rPr>
              <w:t>2</w:t>
            </w:r>
            <w:r w:rsidRPr="00E06282">
              <w:rPr>
                <w:sz w:val="20"/>
                <w:szCs w:val="20"/>
              </w:rPr>
              <w:t>.</w:t>
            </w:r>
          </w:p>
        </w:tc>
      </w:tr>
      <w:tr w:rsidR="00EE61B4" w:rsidTr="00EE61B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b w:val="0"/>
              </w:rPr>
            </w:pPr>
            <w:r w:rsidRPr="001305E0">
              <w:rPr>
                <w:b w:val="0"/>
              </w:rPr>
              <w:t>Pattern</w:t>
            </w:r>
          </w:p>
        </w:tc>
        <w:tc>
          <w:tcPr>
            <w:tcW w:w="8095" w:type="dxa"/>
          </w:tcPr>
          <w:p w:rsidR="00EE61B4" w:rsidRPr="006F28AA" w:rsidRDefault="00B93492" w:rsidP="00E7486B">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E06282">
              <w:rPr>
                <w:sz w:val="20"/>
                <w:szCs w:val="20"/>
              </w:rPr>
              <w:t xml:space="preserve">With a unique shape the feature has no formality with relative objects. </w:t>
            </w:r>
            <w:r w:rsidR="00E7486B" w:rsidRPr="00E06282">
              <w:rPr>
                <w:sz w:val="20"/>
                <w:szCs w:val="20"/>
              </w:rPr>
              <w:t xml:space="preserve">The object also exhibits no obvious changes in height. Furthermore, you can </w:t>
            </w:r>
            <w:r w:rsidRPr="00E06282">
              <w:rPr>
                <w:sz w:val="20"/>
                <w:szCs w:val="20"/>
              </w:rPr>
              <w:t>observ</w:t>
            </w:r>
            <w:r w:rsidR="00E7486B" w:rsidRPr="00E06282">
              <w:rPr>
                <w:sz w:val="20"/>
                <w:szCs w:val="20"/>
              </w:rPr>
              <w:t xml:space="preserve">e </w:t>
            </w:r>
            <w:r w:rsidRPr="00E06282">
              <w:rPr>
                <w:sz w:val="20"/>
                <w:szCs w:val="20"/>
              </w:rPr>
              <w:t>a small building and/or projection for the screen in the theatre</w:t>
            </w:r>
            <w:r w:rsidR="00C3729C">
              <w:rPr>
                <w:sz w:val="20"/>
                <w:szCs w:val="20"/>
                <w:vertAlign w:val="superscript"/>
              </w:rPr>
              <w:t>2</w:t>
            </w:r>
            <w:r w:rsidRPr="00E06282">
              <w:rPr>
                <w:sz w:val="20"/>
                <w:szCs w:val="20"/>
              </w:rPr>
              <w:t xml:space="preserve">. </w:t>
            </w:r>
            <w:r w:rsidR="006F28AA">
              <w:rPr>
                <w:sz w:val="20"/>
                <w:szCs w:val="20"/>
              </w:rPr>
              <w:t xml:space="preserve">  </w:t>
            </w:r>
            <w:r w:rsidR="006F28AA">
              <w:rPr>
                <w:color w:val="FF0000"/>
                <w:sz w:val="20"/>
                <w:szCs w:val="20"/>
              </w:rPr>
              <w:t>There is a pattern with scalloped concentric arcs</w:t>
            </w:r>
          </w:p>
        </w:tc>
      </w:tr>
      <w:tr w:rsidR="00EE61B4" w:rsidTr="00EE61B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b w:val="0"/>
              </w:rPr>
            </w:pPr>
            <w:r w:rsidRPr="001305E0">
              <w:rPr>
                <w:b w:val="0"/>
              </w:rPr>
              <w:t>Texture</w:t>
            </w:r>
          </w:p>
        </w:tc>
        <w:tc>
          <w:tcPr>
            <w:tcW w:w="8095" w:type="dxa"/>
          </w:tcPr>
          <w:p w:rsidR="00EE61B4" w:rsidRPr="00E06282" w:rsidRDefault="00B93492" w:rsidP="00197F30">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has a distinct texture </w:t>
            </w:r>
            <w:r w:rsidR="00197F30" w:rsidRPr="00E06282">
              <w:rPr>
                <w:sz w:val="20"/>
                <w:szCs w:val="20"/>
              </w:rPr>
              <w:t>contrasting to the surrounding ground</w:t>
            </w:r>
            <w:r w:rsidR="00B73C41" w:rsidRPr="00E06282">
              <w:rPr>
                <w:sz w:val="20"/>
                <w:szCs w:val="20"/>
              </w:rPr>
              <w:t>. With a more uniform texture this feature is flat</w:t>
            </w:r>
            <w:r w:rsidR="00E7486B" w:rsidRPr="00E06282">
              <w:rPr>
                <w:sz w:val="20"/>
                <w:szCs w:val="20"/>
              </w:rPr>
              <w:t xml:space="preserve"> and roughly a similar surface to a road</w:t>
            </w:r>
            <w:r w:rsidR="00B73C41" w:rsidRPr="00E06282">
              <w:rPr>
                <w:sz w:val="20"/>
                <w:szCs w:val="20"/>
              </w:rPr>
              <w:t xml:space="preserve">. </w:t>
            </w:r>
          </w:p>
        </w:tc>
      </w:tr>
      <w:tr w:rsidR="00EE61B4" w:rsidTr="00EE61B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b w:val="0"/>
              </w:rPr>
            </w:pPr>
            <w:r w:rsidRPr="001305E0">
              <w:rPr>
                <w:b w:val="0"/>
              </w:rPr>
              <w:t>Shadow</w:t>
            </w:r>
          </w:p>
        </w:tc>
        <w:tc>
          <w:tcPr>
            <w:tcW w:w="8095" w:type="dxa"/>
          </w:tcPr>
          <w:p w:rsidR="00EE61B4" w:rsidRPr="00E06282" w:rsidRDefault="00B73C41" w:rsidP="00EE61B4">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No large shadow can be seen from the feature which would mean the feature has little height and is relatively flat. </w:t>
            </w:r>
          </w:p>
        </w:tc>
      </w:tr>
      <w:tr w:rsidR="00EE61B4" w:rsidTr="00EE61B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E61B4" w:rsidRPr="001305E0" w:rsidRDefault="00EE61B4" w:rsidP="00EE61B4">
            <w:pPr>
              <w:rPr>
                <w:b w:val="0"/>
              </w:rPr>
            </w:pPr>
            <w:r w:rsidRPr="001305E0">
              <w:rPr>
                <w:b w:val="0"/>
              </w:rPr>
              <w:t>Association</w:t>
            </w:r>
          </w:p>
        </w:tc>
        <w:tc>
          <w:tcPr>
            <w:tcW w:w="8095" w:type="dxa"/>
          </w:tcPr>
          <w:p w:rsidR="00EE61B4" w:rsidRPr="00E06282" w:rsidRDefault="00B73C41" w:rsidP="00EE61B4">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With no significant residential or commercial area in the vicinity, this would lead to the assumption only cars would be used to get to this feature. </w:t>
            </w:r>
            <w:r w:rsidR="00832441" w:rsidRPr="00E06282">
              <w:rPr>
                <w:sz w:val="20"/>
                <w:szCs w:val="20"/>
              </w:rPr>
              <w:t xml:space="preserve">A small road is entering through the rounded curve of the object likely used for cars to access the theatre. </w:t>
            </w:r>
          </w:p>
        </w:tc>
      </w:tr>
    </w:tbl>
    <w:p w:rsidR="00795E09" w:rsidRPr="006F28AA" w:rsidRDefault="00D3123C" w:rsidP="00D3123C">
      <w:pPr>
        <w:spacing w:after="0" w:line="240" w:lineRule="auto"/>
        <w:rPr>
          <w:b/>
          <w:color w:val="FF0000"/>
        </w:rPr>
      </w:pPr>
      <w:r w:rsidRPr="00C00D08">
        <w:rPr>
          <w:b/>
        </w:rPr>
        <w:t>Interpretation: Drive-In Theatre</w:t>
      </w:r>
      <w:r w:rsidR="006F28AA">
        <w:rPr>
          <w:b/>
          <w:color w:val="FF0000"/>
        </w:rPr>
        <w:t xml:space="preserve">  2.5/3</w:t>
      </w:r>
    </w:p>
    <w:p w:rsidR="00336DC4" w:rsidRDefault="00336DC4" w:rsidP="00B270BF">
      <w:pPr>
        <w:spacing w:after="0" w:line="240" w:lineRule="auto"/>
      </w:pPr>
    </w:p>
    <w:p w:rsidR="00336DC4" w:rsidRDefault="00336DC4" w:rsidP="00795E09">
      <w:pPr>
        <w:spacing w:after="0" w:line="240" w:lineRule="auto"/>
        <w:ind w:left="1260"/>
      </w:pPr>
    </w:p>
    <w:p w:rsidR="00BA606F" w:rsidRDefault="00336DC4" w:rsidP="00BA606F">
      <w:pPr>
        <w:keepNext/>
        <w:spacing w:after="0" w:line="240" w:lineRule="auto"/>
        <w:ind w:left="180"/>
        <w:jc w:val="center"/>
      </w:pPr>
      <w:r>
        <w:rPr>
          <w:rFonts w:ascii="Arial" w:hAnsi="Arial"/>
          <w:b/>
          <w:i/>
          <w:noProof/>
          <w:lang w:val="en-CA" w:eastAsia="en-CA"/>
        </w:rPr>
        <w:drawing>
          <wp:inline distT="0" distB="0" distL="0" distR="0" wp14:anchorId="41B85B92" wp14:editId="589DC2D5">
            <wp:extent cx="2001795" cy="1907035"/>
            <wp:effectExtent l="0" t="0" r="0" b="0"/>
            <wp:docPr id="2" name="Picture 2" descr="E:\GISC9231 - Remote Sensing\Assignments\Assignment #1\pics for assignment1\L15-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SC9231 - Remote Sensing\Assignments\Assignment #1\pics for assignment1\L15-K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100" cy="1923521"/>
                    </a:xfrm>
                    <a:prstGeom prst="rect">
                      <a:avLst/>
                    </a:prstGeom>
                    <a:noFill/>
                    <a:ln>
                      <a:noFill/>
                    </a:ln>
                  </pic:spPr>
                </pic:pic>
              </a:graphicData>
            </a:graphic>
          </wp:inline>
        </w:drawing>
      </w:r>
    </w:p>
    <w:p w:rsidR="00336DC4" w:rsidRPr="00336DC4" w:rsidRDefault="00BA606F" w:rsidP="00BA606F">
      <w:pPr>
        <w:pStyle w:val="Caption"/>
        <w:jc w:val="center"/>
      </w:pPr>
      <w:r>
        <w:t xml:space="preserve">Figure </w:t>
      </w:r>
      <w:fldSimple w:instr=" SEQ Figure \* ARABIC ">
        <w:r w:rsidR="0058128E">
          <w:rPr>
            <w:noProof/>
          </w:rPr>
          <w:t>3</w:t>
        </w:r>
      </w:fldSimple>
      <w:r>
        <w:t xml:space="preserve"> K15 and L15 </w:t>
      </w:r>
      <w:r w:rsidRPr="00B97A50">
        <w:t>(Historic Department of Energy, Mines and Resources Panchromatic)</w:t>
      </w:r>
    </w:p>
    <w:p w:rsidR="00336DC4" w:rsidRPr="0069624F" w:rsidRDefault="00336DC4" w:rsidP="00336DC4">
      <w:pPr>
        <w:numPr>
          <w:ilvl w:val="0"/>
          <w:numId w:val="1"/>
        </w:numPr>
        <w:spacing w:after="0" w:line="240" w:lineRule="auto"/>
      </w:pPr>
      <w:r>
        <w:rPr>
          <w:rFonts w:ascii="Helvetica" w:hAnsi="Helvetica"/>
        </w:rPr>
        <w:t>What is the dark linear feature crossing the border of K15 and L15? (3 marks)</w:t>
      </w:r>
    </w:p>
    <w:tbl>
      <w:tblPr>
        <w:tblStyle w:val="GridTable1Light1"/>
        <w:tblpPr w:leftFromText="180" w:rightFromText="180" w:vertAnchor="text" w:horzAnchor="margin" w:tblpY="511"/>
        <w:tblW w:w="0" w:type="auto"/>
        <w:tblLook w:val="04A0" w:firstRow="1" w:lastRow="0" w:firstColumn="1" w:lastColumn="0" w:noHBand="0" w:noVBand="1"/>
      </w:tblPr>
      <w:tblGrid>
        <w:gridCol w:w="1255"/>
        <w:gridCol w:w="8095"/>
      </w:tblGrid>
      <w:tr w:rsidR="00795E09" w:rsidTr="00795E09">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sz w:val="24"/>
                <w:szCs w:val="24"/>
              </w:rPr>
            </w:pPr>
            <w:r w:rsidRPr="001305E0">
              <w:rPr>
                <w:sz w:val="24"/>
                <w:szCs w:val="24"/>
              </w:rPr>
              <w:t>Elements</w:t>
            </w:r>
          </w:p>
        </w:tc>
        <w:tc>
          <w:tcPr>
            <w:tcW w:w="8095" w:type="dxa"/>
          </w:tcPr>
          <w:p w:rsidR="00795E09" w:rsidRDefault="00795E09" w:rsidP="00795E09">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795E09" w:rsidTr="00795E09">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b w:val="0"/>
              </w:rPr>
            </w:pPr>
            <w:r w:rsidRPr="001305E0">
              <w:rPr>
                <w:b w:val="0"/>
              </w:rPr>
              <w:t>Tone</w:t>
            </w:r>
          </w:p>
        </w:tc>
        <w:tc>
          <w:tcPr>
            <w:tcW w:w="8095" w:type="dxa"/>
          </w:tcPr>
          <w:p w:rsidR="00795E09" w:rsidRPr="00E06282" w:rsidRDefault="00CD0BD7" w:rsidP="00C3729C">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in question is very dark toned and non-reflective. A </w:t>
            </w:r>
            <w:r w:rsidR="00C3729C">
              <w:rPr>
                <w:sz w:val="20"/>
                <w:szCs w:val="20"/>
              </w:rPr>
              <w:t xml:space="preserve">solid structure </w:t>
            </w:r>
            <w:r w:rsidRPr="00E06282">
              <w:rPr>
                <w:sz w:val="20"/>
                <w:szCs w:val="20"/>
              </w:rPr>
              <w:t>built in an engineered manner would lead to the assumption this steel or other hard</w:t>
            </w:r>
            <w:r w:rsidR="00D3123C" w:rsidRPr="00E06282">
              <w:rPr>
                <w:sz w:val="20"/>
                <w:szCs w:val="20"/>
              </w:rPr>
              <w:t xml:space="preserve"> painted</w:t>
            </w:r>
            <w:r w:rsidRPr="00E06282">
              <w:rPr>
                <w:sz w:val="20"/>
                <w:szCs w:val="20"/>
              </w:rPr>
              <w:t xml:space="preserve"> metal</w:t>
            </w:r>
            <w:r w:rsidR="00C3729C">
              <w:rPr>
                <w:sz w:val="20"/>
                <w:szCs w:val="20"/>
              </w:rPr>
              <w:t xml:space="preserve"> that absorbs light</w:t>
            </w:r>
            <w:r w:rsidRPr="00E06282">
              <w:rPr>
                <w:sz w:val="20"/>
                <w:szCs w:val="20"/>
              </w:rPr>
              <w:t xml:space="preserve">. </w:t>
            </w:r>
          </w:p>
        </w:tc>
      </w:tr>
      <w:tr w:rsidR="00795E09" w:rsidTr="00795E09">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b w:val="0"/>
              </w:rPr>
            </w:pPr>
            <w:r w:rsidRPr="001305E0">
              <w:rPr>
                <w:b w:val="0"/>
              </w:rPr>
              <w:t>Shape</w:t>
            </w:r>
          </w:p>
        </w:tc>
        <w:tc>
          <w:tcPr>
            <w:tcW w:w="8095" w:type="dxa"/>
          </w:tcPr>
          <w:p w:rsidR="00795E09" w:rsidRPr="00E06282" w:rsidRDefault="00CD0BD7" w:rsidP="00D3123C">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dark object is a uniform, symmetrical shape that has no closed sides and spans the distance of the </w:t>
            </w:r>
            <w:r w:rsidR="00D3123C" w:rsidRPr="00E06282">
              <w:rPr>
                <w:sz w:val="20"/>
                <w:szCs w:val="20"/>
              </w:rPr>
              <w:t>cleared way</w:t>
            </w:r>
            <w:r w:rsidRPr="00E06282">
              <w:rPr>
                <w:sz w:val="20"/>
                <w:szCs w:val="20"/>
              </w:rPr>
              <w:t xml:space="preserve"> on either side.  </w:t>
            </w:r>
          </w:p>
        </w:tc>
      </w:tr>
      <w:tr w:rsidR="00795E09" w:rsidTr="00795E09">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b w:val="0"/>
              </w:rPr>
            </w:pPr>
            <w:r w:rsidRPr="001305E0">
              <w:rPr>
                <w:b w:val="0"/>
              </w:rPr>
              <w:t>Size</w:t>
            </w:r>
          </w:p>
        </w:tc>
        <w:tc>
          <w:tcPr>
            <w:tcW w:w="8095" w:type="dxa"/>
          </w:tcPr>
          <w:p w:rsidR="00795E09" w:rsidRPr="00E06282" w:rsidRDefault="00CD0BD7" w:rsidP="00C3729C">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The feature in question is large</w:t>
            </w:r>
            <w:r w:rsidR="00D3123C" w:rsidRPr="00E06282">
              <w:rPr>
                <w:sz w:val="20"/>
                <w:szCs w:val="20"/>
              </w:rPr>
              <w:t>,</w:t>
            </w:r>
            <w:r w:rsidRPr="00E06282">
              <w:rPr>
                <w:sz w:val="20"/>
                <w:szCs w:val="20"/>
              </w:rPr>
              <w:t xml:space="preserve"> </w:t>
            </w:r>
            <w:r w:rsidR="00E7486B" w:rsidRPr="00E06282">
              <w:rPr>
                <w:sz w:val="20"/>
                <w:szCs w:val="20"/>
              </w:rPr>
              <w:t>sp</w:t>
            </w:r>
            <w:r w:rsidR="00C3729C">
              <w:rPr>
                <w:sz w:val="20"/>
                <w:szCs w:val="20"/>
              </w:rPr>
              <w:t>anning roughly the length of several</w:t>
            </w:r>
            <w:r w:rsidR="00E7486B" w:rsidRPr="00E06282">
              <w:rPr>
                <w:sz w:val="20"/>
                <w:szCs w:val="20"/>
              </w:rPr>
              <w:t xml:space="preserve"> adjacent</w:t>
            </w:r>
            <w:r w:rsidRPr="00E06282">
              <w:rPr>
                <w:sz w:val="20"/>
                <w:szCs w:val="20"/>
              </w:rPr>
              <w:t xml:space="preserve"> </w:t>
            </w:r>
            <w:r w:rsidR="00C3729C">
              <w:rPr>
                <w:sz w:val="20"/>
                <w:szCs w:val="20"/>
              </w:rPr>
              <w:t>residential houses</w:t>
            </w:r>
            <w:r w:rsidRPr="00E06282">
              <w:rPr>
                <w:sz w:val="20"/>
                <w:szCs w:val="20"/>
              </w:rPr>
              <w:t>. The width is the same as the pathway cleared on either side of the river. A dark tone and large shape would lead to the assumption this is a bridge.</w:t>
            </w:r>
          </w:p>
        </w:tc>
      </w:tr>
      <w:tr w:rsidR="00795E09" w:rsidTr="00795E09">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b w:val="0"/>
              </w:rPr>
            </w:pPr>
            <w:r w:rsidRPr="001305E0">
              <w:rPr>
                <w:b w:val="0"/>
              </w:rPr>
              <w:t>Pattern</w:t>
            </w:r>
          </w:p>
        </w:tc>
        <w:tc>
          <w:tcPr>
            <w:tcW w:w="8095" w:type="dxa"/>
          </w:tcPr>
          <w:p w:rsidR="00795E09" w:rsidRPr="00E06282" w:rsidRDefault="00CD0BD7" w:rsidP="00E7486B">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With </w:t>
            </w:r>
            <w:r w:rsidR="00C3729C">
              <w:rPr>
                <w:sz w:val="20"/>
                <w:szCs w:val="20"/>
              </w:rPr>
              <w:t>open sides, uniformity and its</w:t>
            </w:r>
            <w:r w:rsidRPr="00E06282">
              <w:rPr>
                <w:sz w:val="20"/>
                <w:szCs w:val="20"/>
              </w:rPr>
              <w:t xml:space="preserve"> dark tone you can tell this is a built structure from steel</w:t>
            </w:r>
            <w:r w:rsidR="00E7486B" w:rsidRPr="00E06282">
              <w:rPr>
                <w:sz w:val="20"/>
                <w:szCs w:val="20"/>
              </w:rPr>
              <w:t xml:space="preserve"> or similar hard, painted metal</w:t>
            </w:r>
            <w:r w:rsidRPr="00E06282">
              <w:rPr>
                <w:sz w:val="20"/>
                <w:szCs w:val="20"/>
              </w:rPr>
              <w:t>. With the purpose of spanning the width of the river the bridge is an ex</w:t>
            </w:r>
            <w:r w:rsidR="00C3729C">
              <w:rPr>
                <w:sz w:val="20"/>
                <w:szCs w:val="20"/>
              </w:rPr>
              <w:t>pected sight connecting the cleared-way</w:t>
            </w:r>
            <w:r w:rsidRPr="00E06282">
              <w:rPr>
                <w:sz w:val="20"/>
                <w:szCs w:val="20"/>
              </w:rPr>
              <w:t>.</w:t>
            </w:r>
          </w:p>
        </w:tc>
      </w:tr>
      <w:tr w:rsidR="00795E09" w:rsidTr="00795E09">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b w:val="0"/>
              </w:rPr>
            </w:pPr>
            <w:r w:rsidRPr="001305E0">
              <w:rPr>
                <w:b w:val="0"/>
              </w:rPr>
              <w:t>Texture</w:t>
            </w:r>
          </w:p>
        </w:tc>
        <w:tc>
          <w:tcPr>
            <w:tcW w:w="8095" w:type="dxa"/>
          </w:tcPr>
          <w:p w:rsidR="00795E09" w:rsidRPr="00E06282" w:rsidRDefault="00CD0BD7" w:rsidP="00795E09">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With a much darker tone and clear uniformity in colour the texture is consistent with that of steel or other painted hard metal. </w:t>
            </w:r>
          </w:p>
        </w:tc>
      </w:tr>
      <w:tr w:rsidR="00795E09" w:rsidTr="00795E09">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b w:val="0"/>
              </w:rPr>
            </w:pPr>
            <w:r w:rsidRPr="001305E0">
              <w:rPr>
                <w:b w:val="0"/>
              </w:rPr>
              <w:t>Shadow</w:t>
            </w:r>
          </w:p>
        </w:tc>
        <w:tc>
          <w:tcPr>
            <w:tcW w:w="8095" w:type="dxa"/>
          </w:tcPr>
          <w:p w:rsidR="00795E09" w:rsidRPr="006F28AA" w:rsidRDefault="00D3123C" w:rsidP="00795E09">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E06282">
              <w:rPr>
                <w:sz w:val="20"/>
                <w:szCs w:val="20"/>
              </w:rPr>
              <w:t xml:space="preserve">The feature is casting a shadow underneath causing further affirmation that the structure is a bridge spanning two points. </w:t>
            </w:r>
          </w:p>
        </w:tc>
      </w:tr>
      <w:tr w:rsidR="00795E09" w:rsidTr="00795E09">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795E09">
            <w:pPr>
              <w:rPr>
                <w:b w:val="0"/>
              </w:rPr>
            </w:pPr>
            <w:r w:rsidRPr="001305E0">
              <w:rPr>
                <w:b w:val="0"/>
              </w:rPr>
              <w:lastRenderedPageBreak/>
              <w:t>Association</w:t>
            </w:r>
          </w:p>
        </w:tc>
        <w:tc>
          <w:tcPr>
            <w:tcW w:w="8095" w:type="dxa"/>
          </w:tcPr>
          <w:p w:rsidR="00795E09" w:rsidRPr="006F28AA" w:rsidRDefault="00D3123C" w:rsidP="00795E09">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E06282">
              <w:rPr>
                <w:sz w:val="20"/>
                <w:szCs w:val="20"/>
              </w:rPr>
              <w:t xml:space="preserve">Clearing the obstacle the bridge has a clear association with the cleared pathway on either side of the bridge. </w:t>
            </w:r>
            <w:r w:rsidR="006F28AA">
              <w:rPr>
                <w:color w:val="FF0000"/>
                <w:sz w:val="20"/>
                <w:szCs w:val="20"/>
              </w:rPr>
              <w:t>Where is your graphic?  2.5/3</w:t>
            </w:r>
          </w:p>
        </w:tc>
      </w:tr>
    </w:tbl>
    <w:p w:rsidR="00336DC4" w:rsidRPr="00336DC4" w:rsidRDefault="00336DC4" w:rsidP="00336DC4">
      <w:pPr>
        <w:spacing w:after="0" w:line="240" w:lineRule="auto"/>
      </w:pPr>
    </w:p>
    <w:p w:rsidR="00795E09" w:rsidRPr="00C00D08" w:rsidRDefault="00D3123C" w:rsidP="00D3123C">
      <w:pPr>
        <w:spacing w:after="0" w:line="240" w:lineRule="auto"/>
        <w:rPr>
          <w:b/>
        </w:rPr>
      </w:pPr>
      <w:r w:rsidRPr="00C00D08">
        <w:rPr>
          <w:b/>
        </w:rPr>
        <w:t xml:space="preserve">Interpretation: Train Bridge </w:t>
      </w:r>
    </w:p>
    <w:p w:rsidR="00BA606F" w:rsidRDefault="00336DC4" w:rsidP="00BA606F">
      <w:pPr>
        <w:keepNext/>
        <w:spacing w:after="0" w:line="240" w:lineRule="auto"/>
        <w:jc w:val="center"/>
      </w:pPr>
      <w:r>
        <w:br/>
      </w:r>
      <w:r>
        <w:rPr>
          <w:rFonts w:ascii="Arial" w:hAnsi="Arial"/>
          <w:b/>
          <w:i/>
          <w:noProof/>
          <w:lang w:val="en-CA" w:eastAsia="en-CA"/>
        </w:rPr>
        <w:drawing>
          <wp:inline distT="0" distB="0" distL="0" distR="0" wp14:anchorId="37485A91" wp14:editId="6DC749CF">
            <wp:extent cx="1532238" cy="2054752"/>
            <wp:effectExtent l="0" t="0" r="0" b="3175"/>
            <wp:docPr id="6" name="Picture 6" descr="E:\GISC9231 - Remote Sensing\Assignments\Assignment #1\pics for assignment1\N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SC9231 - Remote Sensing\Assignments\Assignment #1\pics for assignment1\N18-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8402" cy="2076427"/>
                    </a:xfrm>
                    <a:prstGeom prst="rect">
                      <a:avLst/>
                    </a:prstGeom>
                    <a:noFill/>
                    <a:ln>
                      <a:noFill/>
                    </a:ln>
                  </pic:spPr>
                </pic:pic>
              </a:graphicData>
            </a:graphic>
          </wp:inline>
        </w:drawing>
      </w:r>
    </w:p>
    <w:p w:rsidR="00D3123C" w:rsidRDefault="00BA606F" w:rsidP="00BA606F">
      <w:pPr>
        <w:pStyle w:val="Caption"/>
        <w:jc w:val="center"/>
      </w:pPr>
      <w:r>
        <w:t xml:space="preserve">Figure </w:t>
      </w:r>
      <w:fldSimple w:instr=" SEQ Figure \* ARABIC ">
        <w:r w:rsidR="0058128E">
          <w:rPr>
            <w:noProof/>
          </w:rPr>
          <w:t>4</w:t>
        </w:r>
      </w:fldSimple>
      <w:r>
        <w:t xml:space="preserve"> N18 </w:t>
      </w:r>
      <w:r w:rsidRPr="00B50606">
        <w:t>(Historic Department of Energy, Mines and Resources Panchromatic)</w:t>
      </w:r>
    </w:p>
    <w:p w:rsidR="00336DC4" w:rsidRPr="00F951D1" w:rsidRDefault="00336DC4" w:rsidP="00D3123C">
      <w:pPr>
        <w:spacing w:after="0" w:line="240" w:lineRule="auto"/>
      </w:pPr>
    </w:p>
    <w:p w:rsidR="00795E09" w:rsidRPr="00795E09" w:rsidRDefault="00795E09" w:rsidP="00795E09">
      <w:pPr>
        <w:numPr>
          <w:ilvl w:val="0"/>
          <w:numId w:val="1"/>
        </w:numPr>
        <w:spacing w:after="0" w:line="240" w:lineRule="auto"/>
      </w:pPr>
      <w:r>
        <w:rPr>
          <w:rFonts w:ascii="Helvetica" w:hAnsi="Helvetica"/>
        </w:rPr>
        <w:t xml:space="preserve">What is the large feature (part of which is in the bottom left of N18)? (3 marks) </w:t>
      </w:r>
    </w:p>
    <w:tbl>
      <w:tblPr>
        <w:tblStyle w:val="GridTable1Light1"/>
        <w:tblpPr w:leftFromText="180" w:rightFromText="180" w:vertAnchor="text" w:horzAnchor="margin" w:tblpY="140"/>
        <w:tblW w:w="0" w:type="auto"/>
        <w:tblLook w:val="04A0" w:firstRow="1" w:lastRow="0" w:firstColumn="1" w:lastColumn="0" w:noHBand="0" w:noVBand="1"/>
      </w:tblPr>
      <w:tblGrid>
        <w:gridCol w:w="1255"/>
        <w:gridCol w:w="8095"/>
      </w:tblGrid>
      <w:tr w:rsidR="00C00D08" w:rsidTr="00C00D08">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sz w:val="24"/>
                <w:szCs w:val="24"/>
              </w:rPr>
            </w:pPr>
            <w:r w:rsidRPr="001305E0">
              <w:rPr>
                <w:sz w:val="24"/>
                <w:szCs w:val="24"/>
              </w:rPr>
              <w:t>Elements</w:t>
            </w:r>
          </w:p>
        </w:tc>
        <w:tc>
          <w:tcPr>
            <w:tcW w:w="8095" w:type="dxa"/>
          </w:tcPr>
          <w:p w:rsidR="00C00D08" w:rsidRDefault="00C00D08" w:rsidP="00C00D08">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C00D08" w:rsidTr="00C00D08">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b w:val="0"/>
              </w:rPr>
            </w:pPr>
            <w:r w:rsidRPr="001305E0">
              <w:rPr>
                <w:b w:val="0"/>
              </w:rPr>
              <w:t>Tone</w:t>
            </w:r>
          </w:p>
        </w:tc>
        <w:tc>
          <w:tcPr>
            <w:tcW w:w="8095" w:type="dxa"/>
          </w:tcPr>
          <w:p w:rsidR="00C00D08" w:rsidRPr="00E06282" w:rsidRDefault="00C00D08" w:rsidP="00C00D08">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The large feature in question has a darker tone and is consistent some portions of farmland and residential areas that has been well watered.</w:t>
            </w:r>
          </w:p>
        </w:tc>
      </w:tr>
      <w:tr w:rsidR="00C00D08" w:rsidTr="00C00D08">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b w:val="0"/>
              </w:rPr>
            </w:pPr>
            <w:r w:rsidRPr="001305E0">
              <w:rPr>
                <w:b w:val="0"/>
              </w:rPr>
              <w:t>Shape</w:t>
            </w:r>
          </w:p>
        </w:tc>
        <w:tc>
          <w:tcPr>
            <w:tcW w:w="8095" w:type="dxa"/>
          </w:tcPr>
          <w:p w:rsidR="00C00D08" w:rsidRPr="00E06282" w:rsidRDefault="00E843FB" w:rsidP="00E843FB">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With a</w:t>
            </w:r>
            <w:r w:rsidR="00C00D08" w:rsidRPr="00E06282">
              <w:rPr>
                <w:sz w:val="20"/>
                <w:szCs w:val="20"/>
              </w:rPr>
              <w:t xml:space="preserve"> large cleared space th</w:t>
            </w:r>
            <w:r w:rsidRPr="00E06282">
              <w:rPr>
                <w:sz w:val="20"/>
                <w:szCs w:val="20"/>
              </w:rPr>
              <w:t>e feature has no similar pattern or shape</w:t>
            </w:r>
            <w:r w:rsidR="00C00D08" w:rsidRPr="00E06282">
              <w:rPr>
                <w:sz w:val="20"/>
                <w:szCs w:val="20"/>
              </w:rPr>
              <w:t xml:space="preserve"> features in the vicinity. </w:t>
            </w:r>
            <w:r w:rsidRPr="00E06282">
              <w:rPr>
                <w:sz w:val="20"/>
                <w:szCs w:val="20"/>
              </w:rPr>
              <w:t xml:space="preserve">This would lead to the assumption this feature is fairly uncommon and identifiable. </w:t>
            </w:r>
          </w:p>
        </w:tc>
      </w:tr>
      <w:tr w:rsidR="00C00D08" w:rsidTr="00C00D08">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b w:val="0"/>
              </w:rPr>
            </w:pPr>
            <w:r w:rsidRPr="001305E0">
              <w:rPr>
                <w:b w:val="0"/>
              </w:rPr>
              <w:t>Size</w:t>
            </w:r>
          </w:p>
        </w:tc>
        <w:tc>
          <w:tcPr>
            <w:tcW w:w="8095" w:type="dxa"/>
          </w:tcPr>
          <w:p w:rsidR="00C00D08" w:rsidRPr="00E06282" w:rsidRDefault="00C00D08" w:rsidP="00C00D08">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is quite large spanning several neighborhood blocks. A tone similar to that of crops but without the uniformity.  </w:t>
            </w:r>
          </w:p>
        </w:tc>
      </w:tr>
      <w:tr w:rsidR="00C00D08" w:rsidTr="00C00D08">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b w:val="0"/>
              </w:rPr>
            </w:pPr>
            <w:r w:rsidRPr="001305E0">
              <w:rPr>
                <w:b w:val="0"/>
              </w:rPr>
              <w:t>Pattern</w:t>
            </w:r>
          </w:p>
        </w:tc>
        <w:tc>
          <w:tcPr>
            <w:tcW w:w="8095" w:type="dxa"/>
          </w:tcPr>
          <w:p w:rsidR="00C00D08" w:rsidRPr="00E06282" w:rsidRDefault="00C00D08" w:rsidP="00C00D08">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spans a large area with no drastic change in height. The contrasting grass tone and narrow length of each lighter grass patch would coincide with a golf course. A few deciduous trees and possibly sand are sparsely present throughout the object except of the lighter patches of fairway grass which further affirms the notion of a golf course. </w:t>
            </w:r>
          </w:p>
        </w:tc>
      </w:tr>
      <w:tr w:rsidR="00C00D08" w:rsidTr="00C00D08">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b w:val="0"/>
              </w:rPr>
            </w:pPr>
            <w:r w:rsidRPr="001305E0">
              <w:rPr>
                <w:b w:val="0"/>
              </w:rPr>
              <w:t>Texture</w:t>
            </w:r>
          </w:p>
        </w:tc>
        <w:tc>
          <w:tcPr>
            <w:tcW w:w="8095" w:type="dxa"/>
          </w:tcPr>
          <w:p w:rsidR="00C00D08" w:rsidRPr="00E06282" w:rsidRDefault="00C00D08" w:rsidP="00C00D08">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Present in the object is a speckling of deciduous trees that are evenly round and a rougher surface than that of the surrounding grassy areas. The lighter patches present an even tone and hence a smother surface. </w:t>
            </w:r>
          </w:p>
        </w:tc>
      </w:tr>
      <w:tr w:rsidR="00C00D08" w:rsidTr="00C00D08">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b w:val="0"/>
              </w:rPr>
            </w:pPr>
            <w:r w:rsidRPr="001305E0">
              <w:rPr>
                <w:b w:val="0"/>
              </w:rPr>
              <w:t>Shadow</w:t>
            </w:r>
          </w:p>
        </w:tc>
        <w:tc>
          <w:tcPr>
            <w:tcW w:w="8095" w:type="dxa"/>
          </w:tcPr>
          <w:p w:rsidR="00C00D08" w:rsidRPr="006F28AA" w:rsidRDefault="00C00D08" w:rsidP="00C00D08">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E06282">
              <w:rPr>
                <w:sz w:val="20"/>
                <w:szCs w:val="20"/>
              </w:rPr>
              <w:t xml:space="preserve">The objects size is that of something large and flat with no height to cast a visible shadow. </w:t>
            </w:r>
            <w:r w:rsidR="006F28AA">
              <w:rPr>
                <w:color w:val="FF0000"/>
                <w:sz w:val="20"/>
                <w:szCs w:val="20"/>
              </w:rPr>
              <w:t>There are shadows associated with trees in the area</w:t>
            </w:r>
          </w:p>
        </w:tc>
      </w:tr>
      <w:tr w:rsidR="00C00D08" w:rsidTr="00C00D08">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C00D08" w:rsidRPr="001305E0" w:rsidRDefault="00C00D08" w:rsidP="00C00D08">
            <w:pPr>
              <w:rPr>
                <w:b w:val="0"/>
              </w:rPr>
            </w:pPr>
            <w:r w:rsidRPr="001305E0">
              <w:rPr>
                <w:b w:val="0"/>
              </w:rPr>
              <w:t>Association</w:t>
            </w:r>
          </w:p>
        </w:tc>
        <w:tc>
          <w:tcPr>
            <w:tcW w:w="8095" w:type="dxa"/>
          </w:tcPr>
          <w:p w:rsidR="00C00D08" w:rsidRPr="00E06282" w:rsidRDefault="00C00D08" w:rsidP="00C00D08">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With an area of this size, relatively accessible access from nearby residential areas and seemingly intentional sparse deciduous trees would indicate the feature is a golf course</w:t>
            </w:r>
          </w:p>
        </w:tc>
      </w:tr>
    </w:tbl>
    <w:p w:rsidR="00C00D08" w:rsidRPr="006F28AA" w:rsidRDefault="00C00D08" w:rsidP="00C00D08">
      <w:pPr>
        <w:spacing w:after="0" w:line="240" w:lineRule="auto"/>
        <w:rPr>
          <w:b/>
          <w:color w:val="FF0000"/>
        </w:rPr>
      </w:pPr>
      <w:r w:rsidRPr="00C00D08">
        <w:rPr>
          <w:b/>
        </w:rPr>
        <w:t xml:space="preserve">Interpretation: Golf Course </w:t>
      </w:r>
      <w:r w:rsidR="006F28AA">
        <w:rPr>
          <w:b/>
          <w:color w:val="FF0000"/>
        </w:rPr>
        <w:t>2.5/3</w:t>
      </w:r>
    </w:p>
    <w:p w:rsidR="00BA606F" w:rsidRDefault="00336DC4" w:rsidP="00BA606F">
      <w:pPr>
        <w:keepNext/>
        <w:spacing w:after="0" w:line="240" w:lineRule="auto"/>
        <w:jc w:val="center"/>
      </w:pPr>
      <w:r>
        <w:lastRenderedPageBreak/>
        <w:br/>
      </w:r>
      <w:r>
        <w:rPr>
          <w:rFonts w:ascii="Arial" w:hAnsi="Arial"/>
          <w:b/>
          <w:i/>
          <w:noProof/>
          <w:lang w:val="en-CA" w:eastAsia="en-CA"/>
        </w:rPr>
        <w:drawing>
          <wp:inline distT="0" distB="0" distL="0" distR="0" wp14:anchorId="116781F0" wp14:editId="4AF091DA">
            <wp:extent cx="1670304" cy="1258900"/>
            <wp:effectExtent l="0" t="0" r="6350" b="0"/>
            <wp:docPr id="5" name="Picture 5" descr="E:\GISC9231 - Remote Sensing\Assignments\Assignment #1\pics for assignment1\N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ISC9231 - Remote Sensing\Assignments\Assignment #1\pics for assignment1\N1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6733" cy="1308967"/>
                    </a:xfrm>
                    <a:prstGeom prst="rect">
                      <a:avLst/>
                    </a:prstGeom>
                    <a:noFill/>
                    <a:ln>
                      <a:noFill/>
                    </a:ln>
                  </pic:spPr>
                </pic:pic>
              </a:graphicData>
            </a:graphic>
          </wp:inline>
        </w:drawing>
      </w:r>
    </w:p>
    <w:p w:rsidR="00795E09" w:rsidRPr="00F951D1" w:rsidRDefault="00BA606F" w:rsidP="00BA606F">
      <w:pPr>
        <w:pStyle w:val="Caption"/>
        <w:ind w:firstLine="180"/>
        <w:jc w:val="center"/>
      </w:pPr>
      <w:r>
        <w:t xml:space="preserve">Figure </w:t>
      </w:r>
      <w:fldSimple w:instr=" SEQ Figure \* ARABIC ">
        <w:r w:rsidR="0058128E">
          <w:rPr>
            <w:noProof/>
          </w:rPr>
          <w:t>5</w:t>
        </w:r>
      </w:fldSimple>
      <w:r>
        <w:t xml:space="preserve"> N15 </w:t>
      </w:r>
      <w:r w:rsidRPr="006220B1">
        <w:t>(Historic Department of Energy, Mines and Resources Panchromatic)</w:t>
      </w:r>
    </w:p>
    <w:p w:rsidR="00795E09" w:rsidRPr="00795E09" w:rsidRDefault="00795E09" w:rsidP="00795E09">
      <w:pPr>
        <w:numPr>
          <w:ilvl w:val="0"/>
          <w:numId w:val="1"/>
        </w:numPr>
        <w:spacing w:after="0" w:line="240" w:lineRule="auto"/>
      </w:pPr>
      <w:r>
        <w:rPr>
          <w:rFonts w:ascii="Helvetica" w:hAnsi="Helvetica"/>
        </w:rPr>
        <w:t>What is the white square at the bottom of N15? (3 marks)</w:t>
      </w:r>
    </w:p>
    <w:tbl>
      <w:tblPr>
        <w:tblStyle w:val="GridTable1Light1"/>
        <w:tblpPr w:leftFromText="180" w:rightFromText="180" w:vertAnchor="text" w:horzAnchor="margin" w:tblpY="511"/>
        <w:tblW w:w="0" w:type="auto"/>
        <w:tblLook w:val="04A0" w:firstRow="1" w:lastRow="0" w:firstColumn="1" w:lastColumn="0" w:noHBand="0" w:noVBand="1"/>
      </w:tblPr>
      <w:tblGrid>
        <w:gridCol w:w="1255"/>
        <w:gridCol w:w="8095"/>
      </w:tblGrid>
      <w:tr w:rsidR="00795E09" w:rsidTr="00BA60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sz w:val="24"/>
                <w:szCs w:val="24"/>
              </w:rPr>
            </w:pPr>
            <w:r w:rsidRPr="001305E0">
              <w:rPr>
                <w:sz w:val="24"/>
                <w:szCs w:val="24"/>
              </w:rPr>
              <w:t>Elements</w:t>
            </w:r>
          </w:p>
        </w:tc>
        <w:tc>
          <w:tcPr>
            <w:tcW w:w="8095" w:type="dxa"/>
          </w:tcPr>
          <w:p w:rsidR="00795E09" w:rsidRDefault="00795E09"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Tone</w:t>
            </w:r>
          </w:p>
        </w:tc>
        <w:tc>
          <w:tcPr>
            <w:tcW w:w="8095" w:type="dxa"/>
          </w:tcPr>
          <w:p w:rsidR="00795E09" w:rsidRPr="00E06282" w:rsidRDefault="00E843FB" w:rsidP="00112AEB">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in question has a bright tone and contrasts significantly against surrounding foliage. Darkening the colour spectrum yields an even more vibrant object. The tone would resemble something highly reflective such as something white in colour </w:t>
            </w:r>
            <w:r w:rsidR="00112AEB">
              <w:rPr>
                <w:sz w:val="20"/>
                <w:szCs w:val="20"/>
              </w:rPr>
              <w:t>or shallow water</w:t>
            </w:r>
            <w:r w:rsidRPr="00E06282">
              <w:rPr>
                <w:sz w:val="20"/>
                <w:szCs w:val="20"/>
              </w:rPr>
              <w:t xml:space="preserve">.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Shape</w:t>
            </w:r>
          </w:p>
        </w:tc>
        <w:tc>
          <w:tcPr>
            <w:tcW w:w="8095" w:type="dxa"/>
          </w:tcPr>
          <w:p w:rsidR="00795E09" w:rsidRPr="00E06282" w:rsidRDefault="00E843FB" w:rsidP="00BA606F">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shape is a rectangular, man-made feature that has a relative size to about two nearby residential houses.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Size</w:t>
            </w:r>
          </w:p>
        </w:tc>
        <w:tc>
          <w:tcPr>
            <w:tcW w:w="8095" w:type="dxa"/>
          </w:tcPr>
          <w:p w:rsidR="00795E09" w:rsidRPr="00E06282" w:rsidRDefault="00FC75AC" w:rsidP="00BA606F">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The feature is an easily spotted feature w</w:t>
            </w:r>
            <w:r w:rsidR="00E843FB" w:rsidRPr="00E06282">
              <w:rPr>
                <w:sz w:val="20"/>
                <w:szCs w:val="20"/>
              </w:rPr>
              <w:t>ith a relative size to approximately two residential houses in the vicinity</w:t>
            </w:r>
            <w:r w:rsidRPr="00E06282">
              <w:rPr>
                <w:sz w:val="20"/>
                <w:szCs w:val="20"/>
              </w:rPr>
              <w:t>.</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Pattern</w:t>
            </w:r>
          </w:p>
        </w:tc>
        <w:tc>
          <w:tcPr>
            <w:tcW w:w="8095" w:type="dxa"/>
          </w:tcPr>
          <w:p w:rsidR="00795E09" w:rsidRPr="00E06282" w:rsidRDefault="002B2036" w:rsidP="002B2036">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With a unique shape the feature has no formality with relative objects and looks out of place in the surrounding tree cover. The object also exhibits no obvious changes in height. At first glance the feature could resemble a rectangular club-house to the neighbouring golf course but the bright tone resembles a more reflective object.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Texture</w:t>
            </w:r>
          </w:p>
        </w:tc>
        <w:tc>
          <w:tcPr>
            <w:tcW w:w="8095" w:type="dxa"/>
          </w:tcPr>
          <w:p w:rsidR="00795E09" w:rsidRPr="00E06282" w:rsidRDefault="002B2036" w:rsidP="002B2036">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The feature has a distinct texture contrasting to the surrounding ground. With a drastic change in texture and tone would coincide with a man-made object such as a pool.</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Shadow</w:t>
            </w:r>
          </w:p>
        </w:tc>
        <w:tc>
          <w:tcPr>
            <w:tcW w:w="8095" w:type="dxa"/>
          </w:tcPr>
          <w:p w:rsidR="00795E09" w:rsidRPr="00E06282" w:rsidRDefault="002B2036" w:rsidP="00BA606F">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With no visible height or topographical change the feature here would not cast a shadow. Contrary to this the </w:t>
            </w:r>
            <w:r w:rsidR="00752710" w:rsidRPr="00E06282">
              <w:rPr>
                <w:sz w:val="20"/>
                <w:szCs w:val="20"/>
              </w:rPr>
              <w:t xml:space="preserve">object is flat and possibly below ground and not to be mistaken for a building with a reflective surface that would cast a shadow.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Association</w:t>
            </w:r>
          </w:p>
        </w:tc>
        <w:tc>
          <w:tcPr>
            <w:tcW w:w="8095" w:type="dxa"/>
          </w:tcPr>
          <w:p w:rsidR="00795E09" w:rsidRPr="00E06282" w:rsidRDefault="00752710" w:rsidP="00BA606F">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With the fact that the object is in a reasonable distance from the adjacent golf course at first glance this may appear to be the golf clubhouse. The road and parking lot would coincide with a building but after examining the tone and texture the more accurate solution would be parking for the pool. </w:t>
            </w:r>
          </w:p>
        </w:tc>
      </w:tr>
    </w:tbl>
    <w:p w:rsidR="00795E09" w:rsidRPr="00F951D1" w:rsidRDefault="00795E09" w:rsidP="00C00D08">
      <w:pPr>
        <w:spacing w:after="0" w:line="240" w:lineRule="auto"/>
      </w:pPr>
    </w:p>
    <w:p w:rsidR="00336DC4" w:rsidRPr="00212EAD" w:rsidRDefault="00336DC4" w:rsidP="00336DC4">
      <w:pPr>
        <w:spacing w:after="0" w:line="240" w:lineRule="auto"/>
        <w:rPr>
          <w:b/>
          <w:color w:val="FF0000"/>
        </w:rPr>
      </w:pPr>
      <w:r w:rsidRPr="00C00D08">
        <w:rPr>
          <w:b/>
        </w:rPr>
        <w:t xml:space="preserve">Interpretation: </w:t>
      </w:r>
      <w:r>
        <w:rPr>
          <w:b/>
        </w:rPr>
        <w:t>Swimming Pool</w:t>
      </w:r>
      <w:r w:rsidR="00212EAD">
        <w:rPr>
          <w:b/>
          <w:color w:val="FF0000"/>
        </w:rPr>
        <w:t xml:space="preserve">  3/3</w:t>
      </w:r>
    </w:p>
    <w:p w:rsidR="00BA606F" w:rsidRDefault="00336DC4" w:rsidP="00BA606F">
      <w:pPr>
        <w:keepNext/>
        <w:spacing w:after="0" w:line="240" w:lineRule="auto"/>
        <w:ind w:left="2880"/>
      </w:pPr>
      <w:r>
        <w:rPr>
          <w:b/>
        </w:rPr>
        <w:lastRenderedPageBreak/>
        <w:br/>
      </w:r>
      <w:r>
        <w:rPr>
          <w:rFonts w:ascii="Arial" w:hAnsi="Arial"/>
          <w:b/>
          <w:i/>
          <w:noProof/>
          <w:lang w:val="en-CA" w:eastAsia="en-CA"/>
        </w:rPr>
        <w:drawing>
          <wp:inline distT="0" distB="0" distL="0" distR="0" wp14:anchorId="0A1844D8" wp14:editId="6015D47B">
            <wp:extent cx="2564595" cy="2100648"/>
            <wp:effectExtent l="0" t="0" r="7620" b="0"/>
            <wp:docPr id="7" name="Picture 7" descr="E:\GISC9231 - Remote Sensing\Assignments\Assignment #1\pics for assignment1\G06-H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SC9231 - Remote Sensing\Assignments\Assignment #1\pics for assignment1\G06-H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1343" cy="2122557"/>
                    </a:xfrm>
                    <a:prstGeom prst="rect">
                      <a:avLst/>
                    </a:prstGeom>
                    <a:noFill/>
                    <a:ln>
                      <a:noFill/>
                    </a:ln>
                  </pic:spPr>
                </pic:pic>
              </a:graphicData>
            </a:graphic>
          </wp:inline>
        </w:drawing>
      </w:r>
    </w:p>
    <w:p w:rsidR="00795E09" w:rsidRDefault="00BA606F" w:rsidP="00BA606F">
      <w:pPr>
        <w:pStyle w:val="Caption"/>
        <w:ind w:left="1440" w:firstLine="720"/>
        <w:rPr>
          <w:b/>
        </w:rPr>
      </w:pPr>
      <w:r>
        <w:t xml:space="preserve">Figure </w:t>
      </w:r>
      <w:fldSimple w:instr=" SEQ Figure \* ARABIC ">
        <w:r w:rsidR="0058128E">
          <w:rPr>
            <w:noProof/>
          </w:rPr>
          <w:t>6</w:t>
        </w:r>
      </w:fldSimple>
      <w:r>
        <w:t xml:space="preserve"> G06 and H06 </w:t>
      </w:r>
      <w:r w:rsidRPr="001B35A8">
        <w:t>(Historic Department of Energy, Mines and Resources Panchromatic)</w:t>
      </w:r>
    </w:p>
    <w:p w:rsidR="00336DC4" w:rsidRPr="00795E09" w:rsidRDefault="00336DC4" w:rsidP="00336DC4">
      <w:pPr>
        <w:spacing w:after="0" w:line="240" w:lineRule="auto"/>
      </w:pPr>
    </w:p>
    <w:p w:rsidR="00795E09" w:rsidRPr="00795E09" w:rsidRDefault="00795E09" w:rsidP="00795E09">
      <w:pPr>
        <w:numPr>
          <w:ilvl w:val="0"/>
          <w:numId w:val="1"/>
        </w:numPr>
        <w:spacing w:after="0" w:line="240" w:lineRule="auto"/>
      </w:pPr>
      <w:r>
        <w:rPr>
          <w:rFonts w:ascii="Helvetica" w:hAnsi="Helvetica"/>
        </w:rPr>
        <w:t>What are the linear features crossing the border of G06 and H06? (3 marks)</w:t>
      </w:r>
    </w:p>
    <w:tbl>
      <w:tblPr>
        <w:tblStyle w:val="GridTable1Light1"/>
        <w:tblpPr w:leftFromText="180" w:rightFromText="180" w:vertAnchor="text" w:horzAnchor="margin" w:tblpY="65"/>
        <w:tblW w:w="0" w:type="auto"/>
        <w:tblLook w:val="04A0" w:firstRow="1" w:lastRow="0" w:firstColumn="1" w:lastColumn="0" w:noHBand="0" w:noVBand="1"/>
      </w:tblPr>
      <w:tblGrid>
        <w:gridCol w:w="1255"/>
        <w:gridCol w:w="8095"/>
      </w:tblGrid>
      <w:tr w:rsidR="00E06282" w:rsidTr="00E06282">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sz w:val="24"/>
                <w:szCs w:val="24"/>
              </w:rPr>
            </w:pPr>
            <w:r w:rsidRPr="001305E0">
              <w:rPr>
                <w:sz w:val="24"/>
                <w:szCs w:val="24"/>
              </w:rPr>
              <w:t>Elements</w:t>
            </w:r>
          </w:p>
        </w:tc>
        <w:tc>
          <w:tcPr>
            <w:tcW w:w="8095" w:type="dxa"/>
          </w:tcPr>
          <w:p w:rsidR="00E06282" w:rsidRDefault="00E06282" w:rsidP="00E06282">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E06282" w:rsidTr="00E06282">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b w:val="0"/>
              </w:rPr>
            </w:pPr>
            <w:r w:rsidRPr="001305E0">
              <w:rPr>
                <w:b w:val="0"/>
              </w:rPr>
              <w:t>Tone</w:t>
            </w:r>
          </w:p>
        </w:tc>
        <w:tc>
          <w:tcPr>
            <w:tcW w:w="8095" w:type="dxa"/>
          </w:tcPr>
          <w:p w:rsidR="00E06282" w:rsidRPr="00E06282" w:rsidRDefault="00E06282" w:rsidP="00E06282">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crossing the border between G06 and H06 has darker tones in evenly spaced lines. The feature resembles fuller, more water-absorbed plant matter than </w:t>
            </w:r>
            <w:r w:rsidR="00622046">
              <w:rPr>
                <w:sz w:val="20"/>
                <w:szCs w:val="20"/>
              </w:rPr>
              <w:t>that of the surrounding ground. With little light reflecting the feature could also be present in a uniform order that is a dark tone and non-reflective.</w:t>
            </w:r>
          </w:p>
        </w:tc>
      </w:tr>
      <w:tr w:rsidR="00E06282" w:rsidTr="00E06282">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b w:val="0"/>
              </w:rPr>
            </w:pPr>
            <w:r w:rsidRPr="001305E0">
              <w:rPr>
                <w:b w:val="0"/>
              </w:rPr>
              <w:t>Shape</w:t>
            </w:r>
          </w:p>
        </w:tc>
        <w:tc>
          <w:tcPr>
            <w:tcW w:w="8095" w:type="dxa"/>
          </w:tcPr>
          <w:p w:rsidR="00E06282" w:rsidRPr="00E06282" w:rsidRDefault="00E06282" w:rsidP="00E06282">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The shapes covering the borders of the two cells a</w:t>
            </w:r>
            <w:r w:rsidR="00622046">
              <w:rPr>
                <w:sz w:val="20"/>
                <w:szCs w:val="20"/>
              </w:rPr>
              <w:t>re even and obviously man-made, linear in shape the structure pattern is too clean for natural occurrence.</w:t>
            </w:r>
          </w:p>
        </w:tc>
      </w:tr>
      <w:tr w:rsidR="00E06282" w:rsidTr="00E06282">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b w:val="0"/>
              </w:rPr>
            </w:pPr>
            <w:r w:rsidRPr="001305E0">
              <w:rPr>
                <w:b w:val="0"/>
              </w:rPr>
              <w:t>Size</w:t>
            </w:r>
          </w:p>
        </w:tc>
        <w:tc>
          <w:tcPr>
            <w:tcW w:w="8095" w:type="dxa"/>
          </w:tcPr>
          <w:p w:rsidR="00E06282" w:rsidRPr="00E06282" w:rsidRDefault="00E06282" w:rsidP="00E06282">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spans a large cleared area that resembles a cleared patch for farmland. A large clearing has been made in the surrounding deciduous trees and each line in the feature is a little narrower than a single tree crown. </w:t>
            </w:r>
          </w:p>
        </w:tc>
      </w:tr>
      <w:tr w:rsidR="00E06282" w:rsidTr="00E06282">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b w:val="0"/>
              </w:rPr>
            </w:pPr>
            <w:r w:rsidRPr="001305E0">
              <w:rPr>
                <w:b w:val="0"/>
              </w:rPr>
              <w:t>Pattern</w:t>
            </w:r>
          </w:p>
        </w:tc>
        <w:tc>
          <w:tcPr>
            <w:tcW w:w="8095" w:type="dxa"/>
          </w:tcPr>
          <w:p w:rsidR="00E06282" w:rsidRPr="00E06282" w:rsidRDefault="00E06282" w:rsidP="00E06282">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exhibits an even pattern like that of a plowed field. Longer evenly spaced rows for organized crop placement. </w:t>
            </w:r>
            <w:r w:rsidR="00622046">
              <w:rPr>
                <w:sz w:val="20"/>
                <w:szCs w:val="20"/>
              </w:rPr>
              <w:t>The lines, however are not perfectly evenly spaced which seems unusual for this pattern if it was, in fact, lines of crops.</w:t>
            </w:r>
          </w:p>
        </w:tc>
      </w:tr>
      <w:tr w:rsidR="00E06282" w:rsidTr="00E06282">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b w:val="0"/>
              </w:rPr>
            </w:pPr>
            <w:r w:rsidRPr="001305E0">
              <w:rPr>
                <w:b w:val="0"/>
              </w:rPr>
              <w:t>Texture</w:t>
            </w:r>
          </w:p>
        </w:tc>
        <w:tc>
          <w:tcPr>
            <w:tcW w:w="8095" w:type="dxa"/>
          </w:tcPr>
          <w:p w:rsidR="00E06282" w:rsidRPr="00E06282" w:rsidRDefault="00E06282" w:rsidP="00E06282">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With the subtle variations in colour and unevenness in tone the texture res</w:t>
            </w:r>
            <w:r w:rsidR="00622046">
              <w:rPr>
                <w:sz w:val="20"/>
                <w:szCs w:val="20"/>
              </w:rPr>
              <w:t xml:space="preserve">embles that of very moist foliage or that of a dark, unreflective surface. </w:t>
            </w:r>
          </w:p>
        </w:tc>
      </w:tr>
      <w:tr w:rsidR="00E06282" w:rsidTr="00E06282">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b w:val="0"/>
              </w:rPr>
            </w:pPr>
            <w:r w:rsidRPr="001305E0">
              <w:rPr>
                <w:b w:val="0"/>
              </w:rPr>
              <w:t>Shadow</w:t>
            </w:r>
          </w:p>
        </w:tc>
        <w:tc>
          <w:tcPr>
            <w:tcW w:w="8095" w:type="dxa"/>
          </w:tcPr>
          <w:p w:rsidR="00E06282" w:rsidRPr="00E06282" w:rsidRDefault="00E06282" w:rsidP="00622046">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In the feature</w:t>
            </w:r>
            <w:r w:rsidR="00622046">
              <w:rPr>
                <w:sz w:val="20"/>
                <w:szCs w:val="20"/>
              </w:rPr>
              <w:t>, the</w:t>
            </w:r>
            <w:r w:rsidRPr="00E06282">
              <w:rPr>
                <w:sz w:val="20"/>
                <w:szCs w:val="20"/>
              </w:rPr>
              <w:t xml:space="preserve"> </w:t>
            </w:r>
            <w:r w:rsidR="00622046">
              <w:rPr>
                <w:sz w:val="20"/>
                <w:szCs w:val="20"/>
              </w:rPr>
              <w:t xml:space="preserve">lines </w:t>
            </w:r>
            <w:r w:rsidRPr="00E06282">
              <w:rPr>
                <w:sz w:val="20"/>
                <w:szCs w:val="20"/>
              </w:rPr>
              <w:t xml:space="preserve">present no visible shadow. However, the nearby white building bordering the vineyard is casting a larger shadow and </w:t>
            </w:r>
            <w:r w:rsidR="00622046">
              <w:rPr>
                <w:sz w:val="20"/>
                <w:szCs w:val="20"/>
              </w:rPr>
              <w:t xml:space="preserve">on the edge of the water an even bigger shadow can be seen indicating a major change in topology and height. </w:t>
            </w:r>
          </w:p>
        </w:tc>
      </w:tr>
      <w:tr w:rsidR="00E06282" w:rsidTr="00E06282">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E06282" w:rsidRPr="001305E0" w:rsidRDefault="00E06282" w:rsidP="00E06282">
            <w:pPr>
              <w:rPr>
                <w:b w:val="0"/>
              </w:rPr>
            </w:pPr>
            <w:r w:rsidRPr="001305E0">
              <w:rPr>
                <w:b w:val="0"/>
              </w:rPr>
              <w:t>Association</w:t>
            </w:r>
          </w:p>
        </w:tc>
        <w:tc>
          <w:tcPr>
            <w:tcW w:w="8095" w:type="dxa"/>
          </w:tcPr>
          <w:p w:rsidR="00E06282" w:rsidRPr="00E06282" w:rsidRDefault="00E06282" w:rsidP="00E06282">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A cleared, flat area cleared in a deciduous tree area would be expected characteristics for farmland or crops. Away from major residential areas and in the vicinity of a water sou</w:t>
            </w:r>
            <w:r w:rsidR="00622046">
              <w:rPr>
                <w:sz w:val="20"/>
                <w:szCs w:val="20"/>
              </w:rPr>
              <w:t xml:space="preserve">rce can also be seen as an indicator to farmland. However, with this said the area is in fact too close to the water and on too much of a slope to be used for viable farmland. A wall must be present or man-made barrier for the neighbouring lake. </w:t>
            </w:r>
          </w:p>
        </w:tc>
      </w:tr>
    </w:tbl>
    <w:p w:rsidR="00795E09" w:rsidRPr="00212EAD" w:rsidRDefault="00E00242" w:rsidP="00E06282">
      <w:pPr>
        <w:spacing w:after="0" w:line="240" w:lineRule="auto"/>
        <w:rPr>
          <w:b/>
          <w:color w:val="FF0000"/>
        </w:rPr>
      </w:pPr>
      <w:r w:rsidRPr="00832DA6">
        <w:rPr>
          <w:b/>
        </w:rPr>
        <w:t xml:space="preserve">Interpretation: </w:t>
      </w:r>
      <w:r w:rsidR="00622046">
        <w:rPr>
          <w:b/>
        </w:rPr>
        <w:t>Hydro dam</w:t>
      </w:r>
      <w:r w:rsidR="00212EAD">
        <w:rPr>
          <w:b/>
          <w:color w:val="FF0000"/>
        </w:rPr>
        <w:t xml:space="preserve">  3/3</w:t>
      </w:r>
    </w:p>
    <w:p w:rsidR="00336DC4" w:rsidRDefault="00336DC4" w:rsidP="00795E09">
      <w:pPr>
        <w:spacing w:after="0" w:line="240" w:lineRule="auto"/>
        <w:ind w:left="1260"/>
      </w:pPr>
    </w:p>
    <w:p w:rsidR="00BA606F" w:rsidRDefault="00336DC4" w:rsidP="00BA606F">
      <w:pPr>
        <w:keepNext/>
        <w:spacing w:after="0" w:line="240" w:lineRule="auto"/>
        <w:jc w:val="center"/>
      </w:pPr>
      <w:r>
        <w:rPr>
          <w:rFonts w:ascii="Arial" w:hAnsi="Arial"/>
          <w:b/>
          <w:i/>
          <w:noProof/>
          <w:lang w:val="en-CA" w:eastAsia="en-CA"/>
        </w:rPr>
        <w:lastRenderedPageBreak/>
        <w:drawing>
          <wp:inline distT="0" distB="0" distL="0" distR="0" wp14:anchorId="40854D7F" wp14:editId="54FAE0AB">
            <wp:extent cx="1804086" cy="2078927"/>
            <wp:effectExtent l="0" t="0" r="5715" b="0"/>
            <wp:docPr id="4" name="Picture 4" descr="E:\GISC9231 - Remote Sensing\Assignments\Assignment #1\pics for assignment1\m13-n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SC9231 - Remote Sensing\Assignments\Assignment #1\pics for assignment1\m13-n1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187" cy="2128594"/>
                    </a:xfrm>
                    <a:prstGeom prst="rect">
                      <a:avLst/>
                    </a:prstGeom>
                    <a:noFill/>
                    <a:ln>
                      <a:noFill/>
                    </a:ln>
                  </pic:spPr>
                </pic:pic>
              </a:graphicData>
            </a:graphic>
          </wp:inline>
        </w:drawing>
      </w:r>
    </w:p>
    <w:p w:rsidR="00336DC4" w:rsidRDefault="00BA606F" w:rsidP="00BA606F">
      <w:pPr>
        <w:pStyle w:val="Caption"/>
        <w:jc w:val="center"/>
      </w:pPr>
      <w:r>
        <w:t xml:space="preserve">Figure </w:t>
      </w:r>
      <w:fldSimple w:instr=" SEQ Figure \* ARABIC ">
        <w:r w:rsidR="0058128E">
          <w:rPr>
            <w:noProof/>
          </w:rPr>
          <w:t>7</w:t>
        </w:r>
      </w:fldSimple>
      <w:r>
        <w:t xml:space="preserve"> M13 </w:t>
      </w:r>
      <w:r w:rsidRPr="00E96756">
        <w:t>(Historic Department of Energy, Mines and Resources Panchromatic)</w:t>
      </w:r>
    </w:p>
    <w:p w:rsidR="00336DC4" w:rsidRPr="00795E09" w:rsidRDefault="00336DC4" w:rsidP="00795E09">
      <w:pPr>
        <w:spacing w:after="0" w:line="240" w:lineRule="auto"/>
        <w:ind w:left="1260"/>
      </w:pPr>
    </w:p>
    <w:p w:rsidR="00781CA7" w:rsidRPr="00795E09" w:rsidRDefault="00795E09" w:rsidP="00781CA7">
      <w:pPr>
        <w:numPr>
          <w:ilvl w:val="0"/>
          <w:numId w:val="1"/>
        </w:numPr>
        <w:spacing w:after="0" w:line="240" w:lineRule="auto"/>
      </w:pPr>
      <w:r>
        <w:rPr>
          <w:rFonts w:ascii="Helvetica" w:hAnsi="Helvetica"/>
        </w:rPr>
        <w:t xml:space="preserve">What is the large polygonal/linear feature crossing near mid-border of M13 and N13? (3 marks) </w:t>
      </w:r>
    </w:p>
    <w:tbl>
      <w:tblPr>
        <w:tblStyle w:val="GridTable1Light1"/>
        <w:tblpPr w:leftFromText="180" w:rightFromText="180" w:vertAnchor="text" w:horzAnchor="margin" w:tblpY="511"/>
        <w:tblW w:w="0" w:type="auto"/>
        <w:tblLook w:val="04A0" w:firstRow="1" w:lastRow="0" w:firstColumn="1" w:lastColumn="0" w:noHBand="0" w:noVBand="1"/>
      </w:tblPr>
      <w:tblGrid>
        <w:gridCol w:w="1255"/>
        <w:gridCol w:w="8095"/>
      </w:tblGrid>
      <w:tr w:rsidR="00795E09" w:rsidTr="00BA60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sz w:val="24"/>
                <w:szCs w:val="24"/>
              </w:rPr>
            </w:pPr>
            <w:r w:rsidRPr="001305E0">
              <w:rPr>
                <w:sz w:val="24"/>
                <w:szCs w:val="24"/>
              </w:rPr>
              <w:t>Elements</w:t>
            </w:r>
          </w:p>
        </w:tc>
        <w:tc>
          <w:tcPr>
            <w:tcW w:w="8095" w:type="dxa"/>
          </w:tcPr>
          <w:p w:rsidR="00795E09" w:rsidRDefault="00795E09"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Tone</w:t>
            </w:r>
          </w:p>
        </w:tc>
        <w:tc>
          <w:tcPr>
            <w:tcW w:w="8095" w:type="dxa"/>
          </w:tcPr>
          <w:p w:rsidR="00795E09" w:rsidRDefault="008F4266" w:rsidP="00BA606F">
            <w:pPr>
              <w:cnfStyle w:val="000000000000" w:firstRow="0" w:lastRow="0" w:firstColumn="0" w:lastColumn="0" w:oddVBand="0" w:evenVBand="0" w:oddHBand="0" w:evenHBand="0" w:firstRowFirstColumn="0" w:firstRowLastColumn="0" w:lastRowFirstColumn="0" w:lastRowLastColumn="0"/>
            </w:pPr>
            <w:r>
              <w:t>With no significant change in tone</w:t>
            </w:r>
            <w:r w:rsidR="00212EAD">
              <w:rPr>
                <w:color w:val="FF0000"/>
              </w:rPr>
              <w:t>,</w:t>
            </w:r>
            <w:r>
              <w:t xml:space="preserve"> the tops of these buildings can be hard to distinguish between the surrounding grounds. However</w:t>
            </w:r>
            <w:r w:rsidR="00212EAD">
              <w:rPr>
                <w:color w:val="FF0000"/>
              </w:rPr>
              <w:t>,</w:t>
            </w:r>
            <w:r>
              <w:t xml:space="preserve"> an outline of the rooftops can be seen and darker objects of the roof can be recognized by the slightly contrasting tone.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Shape</w:t>
            </w:r>
          </w:p>
        </w:tc>
        <w:tc>
          <w:tcPr>
            <w:tcW w:w="8095" w:type="dxa"/>
          </w:tcPr>
          <w:p w:rsidR="00795E09" w:rsidRDefault="00212EAD" w:rsidP="00BA606F">
            <w:pPr>
              <w:cnfStyle w:val="000000000000" w:firstRow="0" w:lastRow="0" w:firstColumn="0" w:lastColumn="0" w:oddVBand="0" w:evenVBand="0" w:oddHBand="0" w:evenHBand="0" w:firstRowFirstColumn="0" w:firstRowLastColumn="0" w:lastRowFirstColumn="0" w:lastRowLastColumn="0"/>
            </w:pPr>
            <w:r>
              <w:t>The feature in question is an</w:t>
            </w:r>
            <w:r w:rsidR="008F4266">
              <w:t xml:space="preserve"> elongated polygon with straight sides man-made. Appearing to be a series of connecting square and rectangular buildings with varying heights.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Size</w:t>
            </w:r>
          </w:p>
        </w:tc>
        <w:tc>
          <w:tcPr>
            <w:tcW w:w="8095" w:type="dxa"/>
          </w:tcPr>
          <w:p w:rsidR="00795E09" w:rsidRDefault="008F4266" w:rsidP="00BA606F">
            <w:pPr>
              <w:cnfStyle w:val="000000000000" w:firstRow="0" w:lastRow="0" w:firstColumn="0" w:lastColumn="0" w:oddVBand="0" w:evenVBand="0" w:oddHBand="0" w:evenHBand="0" w:firstRowFirstColumn="0" w:firstRowLastColumn="0" w:lastRowFirstColumn="0" w:lastRowLastColumn="0"/>
            </w:pPr>
            <w:r>
              <w:t xml:space="preserve">The building(s) are fairly large and exhibit enough height to cast a clearly visible shadow. The entirety of the structure spans almost twice the length of the nearby football field and approximately the same width.  With an uneven shadow one can tell that the building has a varying height in attached buildings.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Pattern</w:t>
            </w:r>
          </w:p>
        </w:tc>
        <w:tc>
          <w:tcPr>
            <w:tcW w:w="8095" w:type="dxa"/>
          </w:tcPr>
          <w:p w:rsidR="00795E09" w:rsidRDefault="008F4266" w:rsidP="008F4266">
            <w:pPr>
              <w:cnfStyle w:val="000000000000" w:firstRow="0" w:lastRow="0" w:firstColumn="0" w:lastColumn="0" w:oddVBand="0" w:evenVBand="0" w:oddHBand="0" w:evenHBand="0" w:firstRowFirstColumn="0" w:firstRowLastColumn="0" w:lastRowFirstColumn="0" w:lastRowLastColumn="0"/>
            </w:pPr>
            <w:r>
              <w:t xml:space="preserve">This feature presents clean cut lines of attached rectangular and square buildings with no reoccurring pattern.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Texture</w:t>
            </w:r>
          </w:p>
        </w:tc>
        <w:tc>
          <w:tcPr>
            <w:tcW w:w="8095" w:type="dxa"/>
          </w:tcPr>
          <w:p w:rsidR="00795E09" w:rsidRDefault="00E00242" w:rsidP="00BA606F">
            <w:pPr>
              <w:cnfStyle w:val="000000000000" w:firstRow="0" w:lastRow="0" w:firstColumn="0" w:lastColumn="0" w:oddVBand="0" w:evenVBand="0" w:oddHBand="0" w:evenHBand="0" w:firstRowFirstColumn="0" w:firstRowLastColumn="0" w:lastRowFirstColumn="0" w:lastRowLastColumn="0"/>
            </w:pPr>
            <w:r>
              <w:t xml:space="preserve">Although the assumption can be made that the buildings roofs would be flat, there are clear changes in texture as you notice different objects on the roof that present a different, contracting tone. These could be A/C units or other building utilities fixed on the roof.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Shadow</w:t>
            </w:r>
          </w:p>
        </w:tc>
        <w:tc>
          <w:tcPr>
            <w:tcW w:w="8095" w:type="dxa"/>
          </w:tcPr>
          <w:p w:rsidR="00795E09" w:rsidRDefault="00E00242" w:rsidP="00E00242">
            <w:pPr>
              <w:cnfStyle w:val="000000000000" w:firstRow="0" w:lastRow="0" w:firstColumn="0" w:lastColumn="0" w:oddVBand="0" w:evenVBand="0" w:oddHBand="0" w:evenHBand="0" w:firstRowFirstColumn="0" w:firstRowLastColumn="0" w:lastRowFirstColumn="0" w:lastRowLastColumn="0"/>
            </w:pPr>
            <w:r>
              <w:t xml:space="preserve">On the north side of the structure a clear line of shadows can be seen at a varying heights indicating the structure is unevenly topographical in its entirety. </w:t>
            </w:r>
          </w:p>
        </w:tc>
      </w:tr>
      <w:tr w:rsidR="00795E09" w:rsidTr="00781CA7">
        <w:trPr>
          <w:trHeight w:val="929"/>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Association</w:t>
            </w:r>
          </w:p>
        </w:tc>
        <w:tc>
          <w:tcPr>
            <w:tcW w:w="8095" w:type="dxa"/>
          </w:tcPr>
          <w:p w:rsidR="00795E09" w:rsidRDefault="00EE5977" w:rsidP="00EE5977">
            <w:pPr>
              <w:cnfStyle w:val="000000000000" w:firstRow="0" w:lastRow="0" w:firstColumn="0" w:lastColumn="0" w:oddVBand="0" w:evenVBand="0" w:oddHBand="0" w:evenHBand="0" w:firstRowFirstColumn="0" w:firstRowLastColumn="0" w:lastRowFirstColumn="0" w:lastRowLastColumn="0"/>
            </w:pPr>
            <w:r>
              <w:t xml:space="preserve">The feature in question is in close proximity to many objects that would indicate this would be a school. With its close proximity to nearby residential areas, apartment buildings and roads this is a structure accessible to a family demographic. A large football field can also been at the back of the structure further affirming the notion of a school.  </w:t>
            </w:r>
          </w:p>
        </w:tc>
      </w:tr>
    </w:tbl>
    <w:p w:rsidR="00BC72E7" w:rsidRDefault="00BC72E7" w:rsidP="00781CA7">
      <w:pPr>
        <w:spacing w:after="0" w:line="240" w:lineRule="auto"/>
        <w:rPr>
          <w:b/>
        </w:rPr>
      </w:pPr>
    </w:p>
    <w:p w:rsidR="00781CA7" w:rsidRPr="00212EAD" w:rsidRDefault="00781CA7" w:rsidP="00781CA7">
      <w:pPr>
        <w:spacing w:after="0" w:line="240" w:lineRule="auto"/>
        <w:rPr>
          <w:b/>
          <w:color w:val="FF0000"/>
        </w:rPr>
      </w:pPr>
      <w:r w:rsidRPr="00832DA6">
        <w:rPr>
          <w:b/>
        </w:rPr>
        <w:t>Interpretation: School Building</w:t>
      </w:r>
      <w:r w:rsidR="00212EAD">
        <w:rPr>
          <w:b/>
        </w:rPr>
        <w:t xml:space="preserve">  </w:t>
      </w:r>
      <w:r w:rsidR="00212EAD">
        <w:rPr>
          <w:b/>
          <w:color w:val="FF0000"/>
        </w:rPr>
        <w:t>3/3</w:t>
      </w:r>
    </w:p>
    <w:p w:rsidR="00781CA7" w:rsidRDefault="00781CA7" w:rsidP="00BA606F">
      <w:pPr>
        <w:keepNext/>
        <w:spacing w:after="0" w:line="240" w:lineRule="auto"/>
        <w:jc w:val="center"/>
      </w:pPr>
    </w:p>
    <w:p w:rsidR="00781CA7" w:rsidRDefault="00781CA7" w:rsidP="00BA606F">
      <w:pPr>
        <w:keepNext/>
        <w:spacing w:after="0" w:line="240" w:lineRule="auto"/>
        <w:jc w:val="center"/>
      </w:pPr>
    </w:p>
    <w:p w:rsidR="00BA606F" w:rsidRDefault="00336DC4" w:rsidP="00BA606F">
      <w:pPr>
        <w:keepNext/>
        <w:spacing w:after="0" w:line="240" w:lineRule="auto"/>
        <w:jc w:val="center"/>
      </w:pPr>
      <w:r>
        <w:rPr>
          <w:rFonts w:ascii="Arial" w:hAnsi="Arial"/>
          <w:b/>
          <w:i/>
          <w:noProof/>
          <w:lang w:val="en-CA" w:eastAsia="en-CA"/>
        </w:rPr>
        <w:drawing>
          <wp:inline distT="0" distB="0" distL="0" distR="0" wp14:anchorId="3789F0AA" wp14:editId="41E27CDA">
            <wp:extent cx="2038864" cy="1842083"/>
            <wp:effectExtent l="0" t="0" r="0" b="6350"/>
            <wp:docPr id="9" name="Picture 9" descr="E:\GISC9231 - Remote Sensing\Assignments\Assignment #1\pics for assignment1\K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SC9231 - Remote Sensing\Assignments\Assignment #1\pics for assignment1\K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2348" cy="1908475"/>
                    </a:xfrm>
                    <a:prstGeom prst="rect">
                      <a:avLst/>
                    </a:prstGeom>
                    <a:noFill/>
                    <a:ln>
                      <a:noFill/>
                    </a:ln>
                  </pic:spPr>
                </pic:pic>
              </a:graphicData>
            </a:graphic>
          </wp:inline>
        </w:drawing>
      </w:r>
    </w:p>
    <w:p w:rsidR="00336DC4" w:rsidRPr="00795E09" w:rsidRDefault="00BA606F" w:rsidP="00BA606F">
      <w:pPr>
        <w:pStyle w:val="Caption"/>
        <w:jc w:val="center"/>
      </w:pPr>
      <w:r>
        <w:t xml:space="preserve">Figure </w:t>
      </w:r>
      <w:fldSimple w:instr=" SEQ Figure \* ARABIC ">
        <w:r w:rsidR="0058128E">
          <w:rPr>
            <w:noProof/>
          </w:rPr>
          <w:t>8</w:t>
        </w:r>
      </w:fldSimple>
      <w:r>
        <w:t xml:space="preserve"> K07 </w:t>
      </w:r>
      <w:r w:rsidRPr="004520A0">
        <w:t>(Historic Department of Energy, Mines and Resources Panchromatic)</w:t>
      </w:r>
    </w:p>
    <w:p w:rsidR="00795E09" w:rsidRPr="00795E09" w:rsidRDefault="00795E09" w:rsidP="00795E09">
      <w:pPr>
        <w:numPr>
          <w:ilvl w:val="0"/>
          <w:numId w:val="1"/>
        </w:numPr>
        <w:spacing w:after="0" w:line="240" w:lineRule="auto"/>
      </w:pPr>
      <w:r>
        <w:rPr>
          <w:rFonts w:ascii="Helvetica" w:hAnsi="Helvetica"/>
        </w:rPr>
        <w:t>What are the features at the bottom of K07? (3 marks)</w:t>
      </w:r>
    </w:p>
    <w:tbl>
      <w:tblPr>
        <w:tblStyle w:val="GridTable1Light1"/>
        <w:tblpPr w:leftFromText="180" w:rightFromText="180" w:vertAnchor="text" w:horzAnchor="margin" w:tblpY="511"/>
        <w:tblW w:w="0" w:type="auto"/>
        <w:tblLook w:val="04A0" w:firstRow="1" w:lastRow="0" w:firstColumn="1" w:lastColumn="0" w:noHBand="0" w:noVBand="1"/>
      </w:tblPr>
      <w:tblGrid>
        <w:gridCol w:w="1255"/>
        <w:gridCol w:w="8095"/>
      </w:tblGrid>
      <w:tr w:rsidR="00795E09" w:rsidTr="00BA60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sz w:val="24"/>
                <w:szCs w:val="24"/>
              </w:rPr>
            </w:pPr>
            <w:r w:rsidRPr="001305E0">
              <w:rPr>
                <w:sz w:val="24"/>
                <w:szCs w:val="24"/>
              </w:rPr>
              <w:t>Elements</w:t>
            </w:r>
          </w:p>
        </w:tc>
        <w:tc>
          <w:tcPr>
            <w:tcW w:w="8095" w:type="dxa"/>
          </w:tcPr>
          <w:p w:rsidR="00795E09" w:rsidRDefault="00795E09"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Tone</w:t>
            </w:r>
          </w:p>
        </w:tc>
        <w:tc>
          <w:tcPr>
            <w:tcW w:w="8095" w:type="dxa"/>
          </w:tcPr>
          <w:p w:rsidR="00795E09" w:rsidRDefault="00EE5977" w:rsidP="00BA606F">
            <w:pPr>
              <w:cnfStyle w:val="000000000000" w:firstRow="0" w:lastRow="0" w:firstColumn="0" w:lastColumn="0" w:oddVBand="0" w:evenVBand="0" w:oddHBand="0" w:evenHBand="0" w:firstRowFirstColumn="0" w:firstRowLastColumn="0" w:lastRowFirstColumn="0" w:lastRowLastColumn="0"/>
            </w:pPr>
            <w:r>
              <w:t>Seemingly contained in a large plot</w:t>
            </w:r>
            <w:r w:rsidR="00212EAD">
              <w:rPr>
                <w:color w:val="FF0000"/>
              </w:rPr>
              <w:t>,</w:t>
            </w:r>
            <w:r>
              <w:t xml:space="preserve"> the entirety of the complex has several variations in tone. Surrounded by many different soil types you clearly identify the change in tone for the fields, road, buildings and parking lots.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Shape</w:t>
            </w:r>
          </w:p>
        </w:tc>
        <w:tc>
          <w:tcPr>
            <w:tcW w:w="8095" w:type="dxa"/>
          </w:tcPr>
          <w:p w:rsidR="00795E09" w:rsidRDefault="00EE5977" w:rsidP="00EE5977">
            <w:pPr>
              <w:cnfStyle w:val="000000000000" w:firstRow="0" w:lastRow="0" w:firstColumn="0" w:lastColumn="0" w:oddVBand="0" w:evenVBand="0" w:oddHBand="0" w:evenHBand="0" w:firstRowFirstColumn="0" w:firstRowLastColumn="0" w:lastRowFirstColumn="0" w:lastRowLastColumn="0"/>
            </w:pPr>
            <w:r>
              <w:t>In this feature</w:t>
            </w:r>
            <w:r w:rsidR="00212EAD">
              <w:rPr>
                <w:color w:val="FF0000"/>
              </w:rPr>
              <w:t>,</w:t>
            </w:r>
            <w:r>
              <w:t xml:space="preserve"> some obvious characteristics can be noted solely on the premise of their shape. The large, flat rectangular section with a tone similar to that of a road can be easily identified as a parking lot. The numerous roads can be seen to access the main portion of the buildings.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Size</w:t>
            </w:r>
          </w:p>
        </w:tc>
        <w:tc>
          <w:tcPr>
            <w:tcW w:w="8095" w:type="dxa"/>
          </w:tcPr>
          <w:p w:rsidR="00795E09" w:rsidRDefault="009B0023" w:rsidP="009B0023">
            <w:pPr>
              <w:cnfStyle w:val="000000000000" w:firstRow="0" w:lastRow="0" w:firstColumn="0" w:lastColumn="0" w:oddVBand="0" w:evenVBand="0" w:oddHBand="0" w:evenHBand="0" w:firstRowFirstColumn="0" w:firstRowLastColumn="0" w:lastRowFirstColumn="0" w:lastRowLastColumn="0"/>
            </w:pPr>
            <w:r>
              <w:t>Seemingly one continuous complex</w:t>
            </w:r>
            <w:r w:rsidR="00212EAD">
              <w:rPr>
                <w:color w:val="FF0000"/>
              </w:rPr>
              <w:t>,</w:t>
            </w:r>
            <w:r>
              <w:t xml:space="preserve"> the feature spans a large distance utilizing a complementing set of roads, parking areas, buildings, trees, etc. By comparing the size to surrounding objects such as cars, residential areas and fields</w:t>
            </w:r>
            <w:ins w:id="0" w:author="Janet" w:date="2015-10-04T08:57:00Z">
              <w:r w:rsidR="00212EAD">
                <w:rPr>
                  <w:color w:val="FF0000"/>
                </w:rPr>
                <w:t>,</w:t>
              </w:r>
            </w:ins>
            <w:r>
              <w:t xml:space="preserve"> you can determine the feature, as a whole, has an area of many Kilometers. </w:t>
            </w:r>
            <w:r w:rsidR="007E16D9">
              <w:t xml:space="preserve"> </w:t>
            </w:r>
            <w:r>
              <w:t xml:space="preserve">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Pattern</w:t>
            </w:r>
          </w:p>
        </w:tc>
        <w:tc>
          <w:tcPr>
            <w:tcW w:w="8095" w:type="dxa"/>
          </w:tcPr>
          <w:p w:rsidR="00795E09" w:rsidRDefault="009B0023" w:rsidP="009B0023">
            <w:pPr>
              <w:cnfStyle w:val="000000000000" w:firstRow="0" w:lastRow="0" w:firstColumn="0" w:lastColumn="0" w:oddVBand="0" w:evenVBand="0" w:oddHBand="0" w:evenHBand="0" w:firstRowFirstColumn="0" w:firstRowLastColumn="0" w:lastRowFirstColumn="0" w:lastRowLastColumn="0"/>
            </w:pPr>
            <w:r>
              <w:t>In the complex</w:t>
            </w:r>
            <w:ins w:id="1" w:author="Janet" w:date="2015-10-04T08:58:00Z">
              <w:r w:rsidR="00212EAD">
                <w:rPr>
                  <w:color w:val="FF0000"/>
                </w:rPr>
                <w:t>,</w:t>
              </w:r>
            </w:ins>
            <w:r>
              <w:t xml:space="preserve"> there is no one asserting building but rather a series of buildings with varying shapes joined in a single large complex. </w:t>
            </w:r>
            <w:r w:rsidR="007E16D9">
              <w:t xml:space="preserve">In the center of the feature an unnecessarily large round about is present as a focal point of the complex.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Texture</w:t>
            </w:r>
          </w:p>
        </w:tc>
        <w:tc>
          <w:tcPr>
            <w:tcW w:w="8095" w:type="dxa"/>
          </w:tcPr>
          <w:p w:rsidR="00795E09" w:rsidRDefault="007E16D9" w:rsidP="00BA606F">
            <w:pPr>
              <w:cnfStyle w:val="000000000000" w:firstRow="0" w:lastRow="0" w:firstColumn="0" w:lastColumn="0" w:oddVBand="0" w:evenVBand="0" w:oddHBand="0" w:evenHBand="0" w:firstRowFirstColumn="0" w:firstRowLastColumn="0" w:lastRowFirstColumn="0" w:lastRowLastColumn="0"/>
            </w:pPr>
            <w:r>
              <w:t xml:space="preserve">In the entirety of the complex a range of textures can be seen when comparing the different rough and smooth surfaces present. The fields in the surrounding vicinity have varying textures and tones indicating the different is soil composition. Smooth surfaces such as the roads and parking lot can be distinguishable from the cleared areas and surrounding tree line.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Shadow</w:t>
            </w:r>
          </w:p>
        </w:tc>
        <w:tc>
          <w:tcPr>
            <w:tcW w:w="8095" w:type="dxa"/>
          </w:tcPr>
          <w:p w:rsidR="00795E09" w:rsidRDefault="007E16D9" w:rsidP="00BA606F">
            <w:pPr>
              <w:cnfStyle w:val="000000000000" w:firstRow="0" w:lastRow="0" w:firstColumn="0" w:lastColumn="0" w:oddVBand="0" w:evenVBand="0" w:oddHBand="0" w:evenHBand="0" w:firstRowFirstColumn="0" w:firstRowLastColumn="0" w:lastRowFirstColumn="0" w:lastRowLastColumn="0"/>
            </w:pPr>
            <w:r>
              <w:t>Looking at the complex of buildings a number of shadows can be seen varying in height and width. The largest of the towers casting the greatest of the shadow one can determine it is the largest building on site</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Association</w:t>
            </w:r>
          </w:p>
        </w:tc>
        <w:tc>
          <w:tcPr>
            <w:tcW w:w="8095" w:type="dxa"/>
          </w:tcPr>
          <w:p w:rsidR="00795E09" w:rsidRDefault="007E16D9" w:rsidP="00BA606F">
            <w:pPr>
              <w:cnfStyle w:val="000000000000" w:firstRow="0" w:lastRow="0" w:firstColumn="0" w:lastColumn="0" w:oddVBand="0" w:evenVBand="0" w:oddHBand="0" w:evenHBand="0" w:firstRowFirstColumn="0" w:firstRowLastColumn="0" w:lastRowFirstColumn="0" w:lastRowLastColumn="0"/>
            </w:pPr>
            <w:r>
              <w:t xml:space="preserve">This is a feature spanning a large area with the focal point on road design and large parking lot. One can determine the majority of the users will be driving and hence, older and in the money making range. </w:t>
            </w:r>
          </w:p>
        </w:tc>
      </w:tr>
    </w:tbl>
    <w:p w:rsidR="00795E09" w:rsidRPr="00795E09" w:rsidRDefault="00795E09" w:rsidP="00795E09">
      <w:pPr>
        <w:spacing w:after="0" w:line="240" w:lineRule="auto"/>
        <w:ind w:left="1260"/>
      </w:pPr>
    </w:p>
    <w:p w:rsidR="00336DC4" w:rsidRPr="00212EAD" w:rsidRDefault="00336DC4" w:rsidP="00336DC4">
      <w:pPr>
        <w:spacing w:after="0" w:line="240" w:lineRule="auto"/>
        <w:rPr>
          <w:b/>
          <w:color w:val="FF0000"/>
          <w:rPrChange w:id="2" w:author="Janet" w:date="2015-10-04T08:58:00Z">
            <w:rPr>
              <w:b/>
            </w:rPr>
          </w:rPrChange>
        </w:rPr>
      </w:pPr>
      <w:r w:rsidRPr="000A343A">
        <w:rPr>
          <w:b/>
        </w:rPr>
        <w:t>Interpretation: Brock University</w:t>
      </w:r>
      <w:r w:rsidR="00212EAD">
        <w:rPr>
          <w:b/>
        </w:rPr>
        <w:t xml:space="preserve">  </w:t>
      </w:r>
      <w:ins w:id="3" w:author="Janet" w:date="2015-10-04T08:58:00Z">
        <w:r w:rsidR="00212EAD">
          <w:rPr>
            <w:b/>
            <w:color w:val="FF0000"/>
          </w:rPr>
          <w:t>3/3</w:t>
        </w:r>
      </w:ins>
    </w:p>
    <w:p w:rsidR="00336DC4" w:rsidRDefault="00336DC4" w:rsidP="00336DC4">
      <w:pPr>
        <w:spacing w:after="0" w:line="240" w:lineRule="auto"/>
        <w:ind w:left="180"/>
      </w:pPr>
    </w:p>
    <w:p w:rsidR="00BA606F" w:rsidRDefault="00746A47" w:rsidP="00BA606F">
      <w:pPr>
        <w:keepNext/>
        <w:spacing w:after="0" w:line="240" w:lineRule="auto"/>
        <w:ind w:left="180"/>
        <w:jc w:val="center"/>
      </w:pPr>
      <w:r>
        <w:rPr>
          <w:noProof/>
          <w:lang w:val="en-CA" w:eastAsia="en-CA"/>
        </w:rPr>
        <w:lastRenderedPageBreak/>
        <w:drawing>
          <wp:inline distT="0" distB="0" distL="0" distR="0" wp14:anchorId="28DCA1E5" wp14:editId="333B9AD8">
            <wp:extent cx="1877611" cy="1669450"/>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0526" cy="1680933"/>
                    </a:xfrm>
                    <a:prstGeom prst="rect">
                      <a:avLst/>
                    </a:prstGeom>
                  </pic:spPr>
                </pic:pic>
              </a:graphicData>
            </a:graphic>
          </wp:inline>
        </w:drawing>
      </w:r>
    </w:p>
    <w:p w:rsidR="00336DC4" w:rsidRPr="00336DC4" w:rsidRDefault="00BA606F" w:rsidP="00BA606F">
      <w:pPr>
        <w:pStyle w:val="Caption"/>
        <w:jc w:val="center"/>
      </w:pPr>
      <w:r>
        <w:t xml:space="preserve">Figure </w:t>
      </w:r>
      <w:fldSimple w:instr=" SEQ Figure \* ARABIC ">
        <w:r w:rsidR="0058128E">
          <w:rPr>
            <w:noProof/>
          </w:rPr>
          <w:t>9</w:t>
        </w:r>
      </w:fldSimple>
      <w:r>
        <w:t xml:space="preserve"> M08, N08, M07, N07 </w:t>
      </w:r>
      <w:r w:rsidRPr="00FD112A">
        <w:t>(Historic Department of Energy, Mines and Resources Panchromatic)</w:t>
      </w:r>
    </w:p>
    <w:p w:rsidR="00795E09" w:rsidRPr="00795E09" w:rsidRDefault="00795E09" w:rsidP="00795E09">
      <w:pPr>
        <w:numPr>
          <w:ilvl w:val="0"/>
          <w:numId w:val="1"/>
        </w:numPr>
        <w:spacing w:after="0" w:line="240" w:lineRule="auto"/>
      </w:pPr>
      <w:r>
        <w:rPr>
          <w:rFonts w:ascii="Helvetica" w:hAnsi="Helvetica"/>
        </w:rPr>
        <w:t xml:space="preserve">What is the large feature centered on M08, N08, M07 and N07? (3 marks) </w:t>
      </w:r>
    </w:p>
    <w:tbl>
      <w:tblPr>
        <w:tblStyle w:val="GridTable1Light1"/>
        <w:tblpPr w:leftFromText="180" w:rightFromText="180" w:vertAnchor="text" w:horzAnchor="margin" w:tblpY="511"/>
        <w:tblW w:w="0" w:type="auto"/>
        <w:tblLook w:val="04A0" w:firstRow="1" w:lastRow="0" w:firstColumn="1" w:lastColumn="0" w:noHBand="0" w:noVBand="1"/>
      </w:tblPr>
      <w:tblGrid>
        <w:gridCol w:w="1255"/>
        <w:gridCol w:w="8095"/>
      </w:tblGrid>
      <w:tr w:rsidR="00795E09" w:rsidTr="00BA60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sz w:val="24"/>
                <w:szCs w:val="24"/>
              </w:rPr>
            </w:pPr>
            <w:r w:rsidRPr="001305E0">
              <w:rPr>
                <w:sz w:val="24"/>
                <w:szCs w:val="24"/>
              </w:rPr>
              <w:t>Elements</w:t>
            </w:r>
          </w:p>
        </w:tc>
        <w:tc>
          <w:tcPr>
            <w:tcW w:w="8095" w:type="dxa"/>
          </w:tcPr>
          <w:p w:rsidR="00795E09" w:rsidRDefault="00795E09"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Tone</w:t>
            </w:r>
          </w:p>
        </w:tc>
        <w:tc>
          <w:tcPr>
            <w:tcW w:w="8095" w:type="dxa"/>
          </w:tcPr>
          <w:p w:rsidR="00795E09" w:rsidRDefault="007E16D9" w:rsidP="00BA606F">
            <w:pPr>
              <w:cnfStyle w:val="000000000000" w:firstRow="0" w:lastRow="0" w:firstColumn="0" w:lastColumn="0" w:oddVBand="0" w:evenVBand="0" w:oddHBand="0" w:evenHBand="0" w:firstRowFirstColumn="0" w:firstRowLastColumn="0" w:lastRowFirstColumn="0" w:lastRowLastColumn="0"/>
            </w:pPr>
            <w:r>
              <w:t>In the span of the object a single, uniform tone is present with little variation throughout. Contrasting to the nearby watered crops you can determine this is a dryer patch of ground.</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Shape</w:t>
            </w:r>
          </w:p>
        </w:tc>
        <w:tc>
          <w:tcPr>
            <w:tcW w:w="8095" w:type="dxa"/>
          </w:tcPr>
          <w:p w:rsidR="00795E09" w:rsidRDefault="007E16D9" w:rsidP="00BA606F">
            <w:pPr>
              <w:cnfStyle w:val="000000000000" w:firstRow="0" w:lastRow="0" w:firstColumn="0" w:lastColumn="0" w:oddVBand="0" w:evenVBand="0" w:oddHBand="0" w:evenHBand="0" w:firstRowFirstColumn="0" w:firstRowLastColumn="0" w:lastRowFirstColumn="0" w:lastRowLastColumn="0"/>
            </w:pPr>
            <w:r>
              <w:t>This feature is a large</w:t>
            </w:r>
            <w:r w:rsidR="00D032F4">
              <w:t xml:space="preserve">, flat, extensive piece of land that has no obvious change in topography.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Size</w:t>
            </w:r>
          </w:p>
        </w:tc>
        <w:tc>
          <w:tcPr>
            <w:tcW w:w="8095" w:type="dxa"/>
          </w:tcPr>
          <w:p w:rsidR="00795E09" w:rsidRDefault="00CD3913" w:rsidP="00BA606F">
            <w:pPr>
              <w:cnfStyle w:val="000000000000" w:firstRow="0" w:lastRow="0" w:firstColumn="0" w:lastColumn="0" w:oddVBand="0" w:evenVBand="0" w:oddHBand="0" w:evenHBand="0" w:firstRowFirstColumn="0" w:firstRowLastColumn="0" w:lastRowFirstColumn="0" w:lastRowLastColumn="0"/>
            </w:pPr>
            <w:r>
              <w:t xml:space="preserve">In relation to Question 1, the drive-in theatre the area spans an even larger area indicating more of a park or ecological conservation area.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Pattern</w:t>
            </w:r>
          </w:p>
        </w:tc>
        <w:tc>
          <w:tcPr>
            <w:tcW w:w="8095" w:type="dxa"/>
          </w:tcPr>
          <w:p w:rsidR="00795E09" w:rsidRDefault="00CD3913" w:rsidP="00BA606F">
            <w:pPr>
              <w:cnfStyle w:val="000000000000" w:firstRow="0" w:lastRow="0" w:firstColumn="0" w:lastColumn="0" w:oddVBand="0" w:evenVBand="0" w:oddHBand="0" w:evenHBand="0" w:firstRowFirstColumn="0" w:firstRowLastColumn="0" w:lastRowFirstColumn="0" w:lastRowLastColumn="0"/>
            </w:pPr>
            <w:r>
              <w:t>The feature has no distinct patterns or borders. The area is unique in both pattern and shape instilling reason this would be naturally occurring as opposed to man-made</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Texture</w:t>
            </w:r>
          </w:p>
        </w:tc>
        <w:tc>
          <w:tcPr>
            <w:tcW w:w="8095" w:type="dxa"/>
          </w:tcPr>
          <w:p w:rsidR="00795E09" w:rsidRDefault="00CD3913" w:rsidP="00BA606F">
            <w:pPr>
              <w:cnfStyle w:val="000000000000" w:firstRow="0" w:lastRow="0" w:firstColumn="0" w:lastColumn="0" w:oddVBand="0" w:evenVBand="0" w:oddHBand="0" w:evenHBand="0" w:firstRowFirstColumn="0" w:firstRowLastColumn="0" w:lastRowFirstColumn="0" w:lastRowLastColumn="0"/>
            </w:pPr>
            <w:r>
              <w:t>The area has a contracting texture to the bordering farm-land and tree line. A seemingly smoother surface with a brighter tone would indicate a flatter more dry soil area.</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Shadow</w:t>
            </w:r>
          </w:p>
        </w:tc>
        <w:tc>
          <w:tcPr>
            <w:tcW w:w="8095" w:type="dxa"/>
          </w:tcPr>
          <w:p w:rsidR="00795E09" w:rsidRDefault="00CD3913" w:rsidP="00BA606F">
            <w:pPr>
              <w:cnfStyle w:val="000000000000" w:firstRow="0" w:lastRow="0" w:firstColumn="0" w:lastColumn="0" w:oddVBand="0" w:evenVBand="0" w:oddHBand="0" w:evenHBand="0" w:firstRowFirstColumn="0" w:firstRowLastColumn="0" w:lastRowFirstColumn="0" w:lastRowLastColumn="0"/>
            </w:pPr>
            <w:r>
              <w:t xml:space="preserve">No shadow can be seen indicating there is no height or change in topography associated with the area.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Association</w:t>
            </w:r>
          </w:p>
        </w:tc>
        <w:tc>
          <w:tcPr>
            <w:tcW w:w="8095" w:type="dxa"/>
          </w:tcPr>
          <w:p w:rsidR="00795E09" w:rsidRDefault="00CD3913" w:rsidP="00CD3913">
            <w:pPr>
              <w:cnfStyle w:val="000000000000" w:firstRow="0" w:lastRow="0" w:firstColumn="0" w:lastColumn="0" w:oddVBand="0" w:evenVBand="0" w:oddHBand="0" w:evenHBand="0" w:firstRowFirstColumn="0" w:firstRowLastColumn="0" w:lastRowFirstColumn="0" w:lastRowLastColumn="0"/>
            </w:pPr>
            <w:r>
              <w:t xml:space="preserve">A large area of this size and natural formation would indicate an intentionally preserved park or simply un-developed city land. </w:t>
            </w:r>
          </w:p>
        </w:tc>
      </w:tr>
    </w:tbl>
    <w:p w:rsidR="00795E09" w:rsidRPr="006066D8" w:rsidRDefault="00795E09" w:rsidP="00795E09">
      <w:pPr>
        <w:spacing w:after="0" w:line="240" w:lineRule="auto"/>
        <w:ind w:left="1260"/>
      </w:pPr>
    </w:p>
    <w:p w:rsidR="00795E09" w:rsidRPr="00212EAD" w:rsidRDefault="00CD3913" w:rsidP="00CD3913">
      <w:pPr>
        <w:spacing w:after="0" w:line="240" w:lineRule="auto"/>
        <w:rPr>
          <w:b/>
          <w:color w:val="FF0000"/>
          <w:rPrChange w:id="4" w:author="Janet" w:date="2015-10-04T08:58:00Z">
            <w:rPr>
              <w:b/>
            </w:rPr>
          </w:rPrChange>
        </w:rPr>
      </w:pPr>
      <w:r w:rsidRPr="00832DA6">
        <w:rPr>
          <w:b/>
        </w:rPr>
        <w:t>Interpretation: Conservation area/park</w:t>
      </w:r>
      <w:ins w:id="5" w:author="Janet" w:date="2015-10-04T08:58:00Z">
        <w:r w:rsidR="00212EAD">
          <w:rPr>
            <w:b/>
          </w:rPr>
          <w:t xml:space="preserve">  </w:t>
        </w:r>
        <w:r w:rsidR="00212EAD">
          <w:rPr>
            <w:b/>
            <w:color w:val="FF0000"/>
          </w:rPr>
          <w:t>It is a quarry  3/3</w:t>
        </w:r>
      </w:ins>
    </w:p>
    <w:p w:rsidR="00746A47" w:rsidRDefault="00746A47" w:rsidP="00746A47">
      <w:pPr>
        <w:spacing w:after="0" w:line="240" w:lineRule="auto"/>
        <w:jc w:val="center"/>
      </w:pPr>
    </w:p>
    <w:p w:rsidR="00554AC5" w:rsidRDefault="00554AC5" w:rsidP="00BA606F">
      <w:pPr>
        <w:keepNext/>
        <w:spacing w:after="0" w:line="240" w:lineRule="auto"/>
        <w:jc w:val="center"/>
      </w:pPr>
    </w:p>
    <w:p w:rsidR="00554AC5" w:rsidRDefault="00554AC5" w:rsidP="00BA606F">
      <w:pPr>
        <w:keepNext/>
        <w:spacing w:after="0" w:line="240" w:lineRule="auto"/>
        <w:jc w:val="center"/>
      </w:pPr>
    </w:p>
    <w:p w:rsidR="00554AC5" w:rsidRDefault="00554AC5" w:rsidP="00BA606F">
      <w:pPr>
        <w:keepNext/>
        <w:spacing w:after="0" w:line="240" w:lineRule="auto"/>
        <w:jc w:val="center"/>
      </w:pPr>
    </w:p>
    <w:p w:rsidR="00BA606F" w:rsidRDefault="00746A47" w:rsidP="00BA606F">
      <w:pPr>
        <w:keepNext/>
        <w:spacing w:after="0" w:line="240" w:lineRule="auto"/>
        <w:jc w:val="center"/>
      </w:pPr>
      <w:r>
        <w:br/>
      </w:r>
      <w:r>
        <w:br/>
      </w:r>
      <w:r>
        <w:rPr>
          <w:rFonts w:ascii="Arial" w:hAnsi="Arial"/>
          <w:b/>
          <w:i/>
          <w:noProof/>
          <w:lang w:val="en-CA" w:eastAsia="en-CA"/>
        </w:rPr>
        <w:drawing>
          <wp:inline distT="0" distB="0" distL="0" distR="0" wp14:anchorId="10B02358" wp14:editId="50489666">
            <wp:extent cx="1543050" cy="1459189"/>
            <wp:effectExtent l="0" t="0" r="0" b="8255"/>
            <wp:docPr id="8" name="Picture 8" descr="E:\GISC9231 - Remote Sensing\Assignments\Assignment #1\pics for assignment1\H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ISC9231 - Remote Sensing\Assignments\Assignment #1\pics for assignment1\H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5560" cy="1480476"/>
                    </a:xfrm>
                    <a:prstGeom prst="rect">
                      <a:avLst/>
                    </a:prstGeom>
                    <a:noFill/>
                    <a:ln>
                      <a:noFill/>
                    </a:ln>
                  </pic:spPr>
                </pic:pic>
              </a:graphicData>
            </a:graphic>
          </wp:inline>
        </w:drawing>
      </w:r>
    </w:p>
    <w:p w:rsidR="0000009E" w:rsidRPr="00795E09" w:rsidRDefault="00BA606F" w:rsidP="00BA606F">
      <w:pPr>
        <w:pStyle w:val="Caption"/>
        <w:jc w:val="center"/>
      </w:pPr>
      <w:r>
        <w:t xml:space="preserve">Figure </w:t>
      </w:r>
      <w:fldSimple w:instr=" SEQ Figure \* ARABIC ">
        <w:r w:rsidR="0058128E">
          <w:rPr>
            <w:noProof/>
          </w:rPr>
          <w:t>10</w:t>
        </w:r>
      </w:fldSimple>
      <w:r>
        <w:t xml:space="preserve"> H14 </w:t>
      </w:r>
      <w:r w:rsidRPr="00C34CB3">
        <w:t>(Historic Department of Energy, Mines and Resources Panchromatic)</w:t>
      </w:r>
    </w:p>
    <w:p w:rsidR="00795E09" w:rsidRPr="00795E09" w:rsidRDefault="00795E09" w:rsidP="00795E09">
      <w:pPr>
        <w:numPr>
          <w:ilvl w:val="0"/>
          <w:numId w:val="1"/>
        </w:numPr>
        <w:spacing w:after="0" w:line="240" w:lineRule="auto"/>
      </w:pPr>
      <w:r>
        <w:rPr>
          <w:rFonts w:ascii="Helvetica" w:hAnsi="Helvetica"/>
        </w:rPr>
        <w:t>There are numerous small features in the middle of H14, (not along roads) – What are these features a part of? (3 marks)</w:t>
      </w:r>
    </w:p>
    <w:tbl>
      <w:tblPr>
        <w:tblStyle w:val="GridTable1Light1"/>
        <w:tblpPr w:leftFromText="180" w:rightFromText="180" w:vertAnchor="text" w:horzAnchor="margin" w:tblpY="511"/>
        <w:tblW w:w="0" w:type="auto"/>
        <w:tblLook w:val="04A0" w:firstRow="1" w:lastRow="0" w:firstColumn="1" w:lastColumn="0" w:noHBand="0" w:noVBand="1"/>
      </w:tblPr>
      <w:tblGrid>
        <w:gridCol w:w="1255"/>
        <w:gridCol w:w="8095"/>
      </w:tblGrid>
      <w:tr w:rsidR="00795E09" w:rsidTr="00BA60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sz w:val="24"/>
                <w:szCs w:val="24"/>
              </w:rPr>
            </w:pPr>
            <w:r w:rsidRPr="001305E0">
              <w:rPr>
                <w:sz w:val="24"/>
                <w:szCs w:val="24"/>
              </w:rPr>
              <w:t>Elements</w:t>
            </w:r>
          </w:p>
        </w:tc>
        <w:tc>
          <w:tcPr>
            <w:tcW w:w="8095" w:type="dxa"/>
          </w:tcPr>
          <w:p w:rsidR="00795E09" w:rsidRDefault="00795E09"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Tone</w:t>
            </w:r>
          </w:p>
        </w:tc>
        <w:tc>
          <w:tcPr>
            <w:tcW w:w="8095" w:type="dxa"/>
          </w:tcPr>
          <w:p w:rsidR="00795E09" w:rsidRDefault="00E67BDE" w:rsidP="00E67BDE">
            <w:pPr>
              <w:cnfStyle w:val="000000000000" w:firstRow="0" w:lastRow="0" w:firstColumn="0" w:lastColumn="0" w:oddVBand="0" w:evenVBand="0" w:oddHBand="0" w:evenHBand="0" w:firstRowFirstColumn="0" w:firstRowLastColumn="0" w:lastRowFirstColumn="0" w:lastRowLastColumn="0"/>
            </w:pPr>
            <w:r>
              <w:t xml:space="preserve">In the object each smaller object has a varying tone from the adjacent indicating the smaller objects are not completely uniform in design. The objects are more reflective and would contrast to trees or other soil. The area has no abundance of foliage and therefore no great contrast can be seen between the trailers and the ground.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Shape</w:t>
            </w:r>
          </w:p>
        </w:tc>
        <w:tc>
          <w:tcPr>
            <w:tcW w:w="8095" w:type="dxa"/>
          </w:tcPr>
          <w:p w:rsidR="00795E09" w:rsidRDefault="00E67BDE" w:rsidP="00BA606F">
            <w:pPr>
              <w:cnfStyle w:val="000000000000" w:firstRow="0" w:lastRow="0" w:firstColumn="0" w:lastColumn="0" w:oddVBand="0" w:evenVBand="0" w:oddHBand="0" w:evenHBand="0" w:firstRowFirstColumn="0" w:firstRowLastColumn="0" w:lastRowFirstColumn="0" w:lastRowLastColumn="0"/>
            </w:pPr>
            <w:r>
              <w:t xml:space="preserve">The small, uniform objects are all of the same general shape of elongated rectangles.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Size</w:t>
            </w:r>
          </w:p>
        </w:tc>
        <w:tc>
          <w:tcPr>
            <w:tcW w:w="8095" w:type="dxa"/>
          </w:tcPr>
          <w:p w:rsidR="00795E09" w:rsidRDefault="00EA4F8B" w:rsidP="00BA606F">
            <w:pPr>
              <w:cnfStyle w:val="000000000000" w:firstRow="0" w:lastRow="0" w:firstColumn="0" w:lastColumn="0" w:oddVBand="0" w:evenVBand="0" w:oddHBand="0" w:evenHBand="0" w:firstRowFirstColumn="0" w:firstRowLastColumn="0" w:lastRowFirstColumn="0" w:lastRowLastColumn="0"/>
            </w:pPr>
            <w:r>
              <w:t xml:space="preserve">The objects are smaller and more compacted especially compared to nearby residential blocks. On an individual scale each of the mobile homes is about half the size of a residential house.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Pattern</w:t>
            </w:r>
          </w:p>
        </w:tc>
        <w:tc>
          <w:tcPr>
            <w:tcW w:w="8095" w:type="dxa"/>
          </w:tcPr>
          <w:p w:rsidR="00795E09" w:rsidRDefault="00EA4F8B" w:rsidP="00BA606F">
            <w:pPr>
              <w:cnfStyle w:val="000000000000" w:firstRow="0" w:lastRow="0" w:firstColumn="0" w:lastColumn="0" w:oddVBand="0" w:evenVBand="0" w:oddHBand="0" w:evenHBand="0" w:firstRowFirstColumn="0" w:firstRowLastColumn="0" w:lastRowFirstColumn="0" w:lastRowLastColumn="0"/>
            </w:pPr>
            <w:r>
              <w:t xml:space="preserve">The objects are laid in a uniform pattern in organized rows. With such uniformity the mobile homes resemble a smaller grid pattern.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Texture</w:t>
            </w:r>
          </w:p>
        </w:tc>
        <w:tc>
          <w:tcPr>
            <w:tcW w:w="8095" w:type="dxa"/>
          </w:tcPr>
          <w:p w:rsidR="00795E09" w:rsidRDefault="00EA4F8B" w:rsidP="00BA606F">
            <w:pPr>
              <w:cnfStyle w:val="000000000000" w:firstRow="0" w:lastRow="0" w:firstColumn="0" w:lastColumn="0" w:oddVBand="0" w:evenVBand="0" w:oddHBand="0" w:evenHBand="0" w:firstRowFirstColumn="0" w:firstRowLastColumn="0" w:lastRowFirstColumn="0" w:lastRowLastColumn="0"/>
            </w:pPr>
            <w:r>
              <w:t xml:space="preserve">The area in which these objects lie on can be seen as flat with an even texture. The smaller gridded objects show variations in brightness throughout an would be rougher in texture.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Shadow</w:t>
            </w:r>
          </w:p>
        </w:tc>
        <w:tc>
          <w:tcPr>
            <w:tcW w:w="8095" w:type="dxa"/>
          </w:tcPr>
          <w:p w:rsidR="00795E09" w:rsidRDefault="00EA4F8B" w:rsidP="00BA606F">
            <w:pPr>
              <w:cnfStyle w:val="000000000000" w:firstRow="0" w:lastRow="0" w:firstColumn="0" w:lastColumn="0" w:oddVBand="0" w:evenVBand="0" w:oddHBand="0" w:evenHBand="0" w:firstRowFirstColumn="0" w:firstRowLastColumn="0" w:lastRowFirstColumn="0" w:lastRowLastColumn="0"/>
            </w:pPr>
            <w:r>
              <w:t xml:space="preserve">In the feature, looking closely some faint shadows can be seen on each of the smaller objects. The objects do have some height but do not produce a shadow like that of their residential counterpart, houses. </w:t>
            </w:r>
          </w:p>
        </w:tc>
      </w:tr>
      <w:tr w:rsidR="00795E09"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795E09" w:rsidRPr="001305E0" w:rsidRDefault="00795E09" w:rsidP="00BA606F">
            <w:pPr>
              <w:rPr>
                <w:b w:val="0"/>
              </w:rPr>
            </w:pPr>
            <w:r w:rsidRPr="001305E0">
              <w:rPr>
                <w:b w:val="0"/>
              </w:rPr>
              <w:t>Association</w:t>
            </w:r>
          </w:p>
        </w:tc>
        <w:tc>
          <w:tcPr>
            <w:tcW w:w="8095" w:type="dxa"/>
          </w:tcPr>
          <w:p w:rsidR="00795E09" w:rsidRDefault="00EA4F8B" w:rsidP="00BA606F">
            <w:pPr>
              <w:cnfStyle w:val="000000000000" w:firstRow="0" w:lastRow="0" w:firstColumn="0" w:lastColumn="0" w:oddVBand="0" w:evenVBand="0" w:oddHBand="0" w:evenHBand="0" w:firstRowFirstColumn="0" w:firstRowLastColumn="0" w:lastRowFirstColumn="0" w:lastRowLastColumn="0"/>
            </w:pPr>
            <w:r>
              <w:t xml:space="preserve">The feature, fixed between housing neighborhoods would indicate this area is still used for residential purposes. With the compact size and grid-like pattern the area greatly resembles that of a mobile-home/trailer park.  </w:t>
            </w:r>
          </w:p>
        </w:tc>
      </w:tr>
    </w:tbl>
    <w:p w:rsidR="00746A47" w:rsidRDefault="00746A47" w:rsidP="00746A47">
      <w:pPr>
        <w:spacing w:after="0" w:line="240" w:lineRule="auto"/>
      </w:pPr>
    </w:p>
    <w:p w:rsidR="00112AEB" w:rsidRPr="00212EAD" w:rsidRDefault="00112AEB" w:rsidP="00112AEB">
      <w:pPr>
        <w:spacing w:after="0" w:line="240" w:lineRule="auto"/>
        <w:rPr>
          <w:b/>
          <w:color w:val="FF0000"/>
          <w:rPrChange w:id="6" w:author="Janet" w:date="2015-10-04T08:59:00Z">
            <w:rPr>
              <w:b/>
            </w:rPr>
          </w:rPrChange>
        </w:rPr>
      </w:pPr>
      <w:r w:rsidRPr="00832DA6">
        <w:rPr>
          <w:b/>
        </w:rPr>
        <w:t xml:space="preserve">Interpretation: Mobile Home/Trailer Park </w:t>
      </w:r>
      <w:ins w:id="7" w:author="Janet" w:date="2015-10-04T08:59:00Z">
        <w:r w:rsidR="00212EAD">
          <w:rPr>
            <w:b/>
            <w:color w:val="FF0000"/>
          </w:rPr>
          <w:t xml:space="preserve">  3/3</w:t>
        </w:r>
      </w:ins>
    </w:p>
    <w:p w:rsidR="00746A47" w:rsidRDefault="00746A47" w:rsidP="00746A47">
      <w:pPr>
        <w:spacing w:after="0" w:line="240" w:lineRule="auto"/>
      </w:pPr>
    </w:p>
    <w:p w:rsidR="00746A47" w:rsidRDefault="00746A47" w:rsidP="00746A47">
      <w:pPr>
        <w:spacing w:after="0" w:line="240" w:lineRule="auto"/>
      </w:pPr>
    </w:p>
    <w:p w:rsidR="00746A47" w:rsidRDefault="00746A47" w:rsidP="00746A47">
      <w:pPr>
        <w:spacing w:after="0" w:line="240" w:lineRule="auto"/>
      </w:pPr>
    </w:p>
    <w:p w:rsidR="00B270BF" w:rsidRDefault="00B270BF" w:rsidP="00BA606F">
      <w:pPr>
        <w:spacing w:after="0" w:line="240" w:lineRule="auto"/>
      </w:pPr>
    </w:p>
    <w:p w:rsidR="00A90029" w:rsidRDefault="00A90029" w:rsidP="00BA606F">
      <w:pPr>
        <w:spacing w:after="0" w:line="240" w:lineRule="auto"/>
      </w:pPr>
    </w:p>
    <w:p w:rsidR="00A90029" w:rsidRDefault="00A90029" w:rsidP="00BA606F">
      <w:pPr>
        <w:spacing w:after="0" w:line="240" w:lineRule="auto"/>
      </w:pPr>
    </w:p>
    <w:p w:rsidR="00A90029" w:rsidRDefault="00A90029" w:rsidP="00BA606F">
      <w:pPr>
        <w:spacing w:after="0" w:line="240" w:lineRule="auto"/>
      </w:pPr>
    </w:p>
    <w:p w:rsidR="00A90029" w:rsidRDefault="00A90029" w:rsidP="00BA606F">
      <w:pPr>
        <w:spacing w:after="0" w:line="240" w:lineRule="auto"/>
      </w:pPr>
    </w:p>
    <w:p w:rsidR="00A90029" w:rsidRDefault="00A90029" w:rsidP="00BA606F">
      <w:pPr>
        <w:spacing w:after="0" w:line="240" w:lineRule="auto"/>
      </w:pPr>
    </w:p>
    <w:p w:rsidR="00A90029" w:rsidRDefault="00A90029" w:rsidP="00BA606F">
      <w:pPr>
        <w:spacing w:after="0" w:line="240" w:lineRule="auto"/>
      </w:pPr>
    </w:p>
    <w:p w:rsidR="00B270BF" w:rsidRDefault="00B270BF" w:rsidP="00746A47">
      <w:pPr>
        <w:spacing w:after="0" w:line="240" w:lineRule="auto"/>
        <w:ind w:left="180"/>
      </w:pPr>
    </w:p>
    <w:p w:rsidR="00B270BF" w:rsidRDefault="00B270BF" w:rsidP="00746A47">
      <w:pPr>
        <w:spacing w:after="0" w:line="240" w:lineRule="auto"/>
        <w:ind w:left="180"/>
      </w:pPr>
    </w:p>
    <w:p w:rsidR="00BA606F" w:rsidRDefault="00622046" w:rsidP="00BA606F">
      <w:pPr>
        <w:keepNext/>
        <w:spacing w:after="0" w:line="240" w:lineRule="auto"/>
        <w:ind w:left="180"/>
        <w:jc w:val="center"/>
      </w:pPr>
      <w:r>
        <w:rPr>
          <w:noProof/>
          <w:lang w:val="en-CA" w:eastAsia="en-CA"/>
        </w:rPr>
        <w:drawing>
          <wp:inline distT="0" distB="0" distL="0" distR="0" wp14:anchorId="0BBEA013" wp14:editId="2B0FA44A">
            <wp:extent cx="1915297" cy="152668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582" cy="1534087"/>
                    </a:xfrm>
                    <a:prstGeom prst="rect">
                      <a:avLst/>
                    </a:prstGeom>
                  </pic:spPr>
                </pic:pic>
              </a:graphicData>
            </a:graphic>
          </wp:inline>
        </w:drawing>
      </w:r>
    </w:p>
    <w:p w:rsidR="00B270BF" w:rsidRDefault="00BA606F" w:rsidP="00BA606F">
      <w:pPr>
        <w:pStyle w:val="Caption"/>
        <w:jc w:val="center"/>
      </w:pPr>
      <w:r>
        <w:t xml:space="preserve">Figure </w:t>
      </w:r>
      <w:fldSimple w:instr=" SEQ Figure \* ARABIC ">
        <w:r w:rsidR="0058128E">
          <w:rPr>
            <w:noProof/>
          </w:rPr>
          <w:t>11</w:t>
        </w:r>
      </w:fldSimple>
      <w:r>
        <w:t xml:space="preserve"> H05 </w:t>
      </w:r>
      <w:r w:rsidRPr="00C7565F">
        <w:t>(Historic Department of Energy, Mines and Resources Panchromatic)</w:t>
      </w:r>
    </w:p>
    <w:p w:rsidR="00B270BF" w:rsidRPr="00746A47" w:rsidRDefault="00B270BF" w:rsidP="00746A47">
      <w:pPr>
        <w:spacing w:after="0" w:line="240" w:lineRule="auto"/>
        <w:ind w:left="180"/>
      </w:pPr>
    </w:p>
    <w:p w:rsidR="00746A47" w:rsidRPr="00746A47" w:rsidRDefault="00746A47" w:rsidP="002A1578">
      <w:pPr>
        <w:spacing w:after="0" w:line="240" w:lineRule="auto"/>
      </w:pPr>
    </w:p>
    <w:p w:rsidR="00795E09" w:rsidRPr="000A343A" w:rsidRDefault="00795E09" w:rsidP="00795E09">
      <w:pPr>
        <w:numPr>
          <w:ilvl w:val="0"/>
          <w:numId w:val="1"/>
        </w:numPr>
        <w:spacing w:after="0" w:line="240" w:lineRule="auto"/>
      </w:pPr>
      <w:r>
        <w:rPr>
          <w:rFonts w:ascii="Helvetica" w:hAnsi="Helvetica"/>
        </w:rPr>
        <w:t>What are the dark patches in H05 (3 marks)</w:t>
      </w:r>
    </w:p>
    <w:p w:rsidR="000A343A" w:rsidRDefault="000A343A" w:rsidP="000A343A">
      <w:pPr>
        <w:spacing w:after="0" w:line="240" w:lineRule="auto"/>
        <w:ind w:left="180"/>
      </w:pPr>
    </w:p>
    <w:p w:rsidR="00622046" w:rsidRDefault="00622046" w:rsidP="00622046">
      <w:pPr>
        <w:spacing w:after="0" w:line="240" w:lineRule="auto"/>
      </w:pPr>
    </w:p>
    <w:tbl>
      <w:tblPr>
        <w:tblStyle w:val="GridTable1Light1"/>
        <w:tblpPr w:leftFromText="180" w:rightFromText="180" w:vertAnchor="text" w:horzAnchor="margin" w:tblpY="65"/>
        <w:tblW w:w="0" w:type="auto"/>
        <w:tblLook w:val="04A0" w:firstRow="1" w:lastRow="0" w:firstColumn="1" w:lastColumn="0" w:noHBand="0" w:noVBand="1"/>
      </w:tblPr>
      <w:tblGrid>
        <w:gridCol w:w="1255"/>
        <w:gridCol w:w="8095"/>
      </w:tblGrid>
      <w:tr w:rsidR="00622046" w:rsidTr="00BA60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sz w:val="24"/>
                <w:szCs w:val="24"/>
              </w:rPr>
            </w:pPr>
            <w:r w:rsidRPr="001305E0">
              <w:rPr>
                <w:sz w:val="24"/>
                <w:szCs w:val="24"/>
              </w:rPr>
              <w:t>Elements</w:t>
            </w:r>
          </w:p>
        </w:tc>
        <w:tc>
          <w:tcPr>
            <w:tcW w:w="8095" w:type="dxa"/>
          </w:tcPr>
          <w:p w:rsidR="00622046" w:rsidRDefault="00622046"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62204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b w:val="0"/>
              </w:rPr>
            </w:pPr>
            <w:r w:rsidRPr="001305E0">
              <w:rPr>
                <w:b w:val="0"/>
              </w:rPr>
              <w:t>Tone</w:t>
            </w:r>
          </w:p>
        </w:tc>
        <w:tc>
          <w:tcPr>
            <w:tcW w:w="8095" w:type="dxa"/>
          </w:tcPr>
          <w:p w:rsidR="00622046" w:rsidRPr="00E06282" w:rsidRDefault="00622046" w:rsidP="00622046">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w:t>
            </w:r>
            <w:r>
              <w:rPr>
                <w:sz w:val="20"/>
                <w:szCs w:val="20"/>
              </w:rPr>
              <w:t>at H05 presents very dark features very close to the water source</w:t>
            </w:r>
            <w:r w:rsidRPr="00E06282">
              <w:rPr>
                <w:sz w:val="20"/>
                <w:szCs w:val="20"/>
              </w:rPr>
              <w:t xml:space="preserve">. The feature resembles fuller, more water-absorbed plant matter than </w:t>
            </w:r>
            <w:r>
              <w:rPr>
                <w:sz w:val="20"/>
                <w:szCs w:val="20"/>
              </w:rPr>
              <w:t xml:space="preserve">that of the surrounding ground. </w:t>
            </w:r>
          </w:p>
        </w:tc>
      </w:tr>
      <w:tr w:rsidR="0062204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b w:val="0"/>
              </w:rPr>
            </w:pPr>
            <w:r w:rsidRPr="001305E0">
              <w:rPr>
                <w:b w:val="0"/>
              </w:rPr>
              <w:t>Shape</w:t>
            </w:r>
          </w:p>
        </w:tc>
        <w:tc>
          <w:tcPr>
            <w:tcW w:w="8095" w:type="dxa"/>
          </w:tcPr>
          <w:p w:rsidR="00622046" w:rsidRPr="00E06282" w:rsidRDefault="00622046" w:rsidP="00BA606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shapes present resemble that of something natural such as naturally occurring tree growth sections. </w:t>
            </w:r>
          </w:p>
        </w:tc>
      </w:tr>
      <w:tr w:rsidR="0062204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b w:val="0"/>
              </w:rPr>
            </w:pPr>
            <w:r w:rsidRPr="001305E0">
              <w:rPr>
                <w:b w:val="0"/>
              </w:rPr>
              <w:t>Size</w:t>
            </w:r>
          </w:p>
        </w:tc>
        <w:tc>
          <w:tcPr>
            <w:tcW w:w="8095" w:type="dxa"/>
          </w:tcPr>
          <w:p w:rsidR="00622046" w:rsidRPr="00E06282" w:rsidRDefault="00622046" w:rsidP="002A1578">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 xml:space="preserve">The feature spans a large </w:t>
            </w:r>
            <w:r w:rsidR="002A1578">
              <w:rPr>
                <w:sz w:val="20"/>
                <w:szCs w:val="20"/>
              </w:rPr>
              <w:t>area seemingly overgrown with no un-natural order.</w:t>
            </w:r>
            <w:r w:rsidRPr="00E06282">
              <w:rPr>
                <w:sz w:val="20"/>
                <w:szCs w:val="20"/>
              </w:rPr>
              <w:t xml:space="preserve"> </w:t>
            </w:r>
            <w:r w:rsidR="002A1578">
              <w:rPr>
                <w:sz w:val="20"/>
                <w:szCs w:val="20"/>
              </w:rPr>
              <w:t xml:space="preserve">A large plane around the lake with darker tones indicated the ground is much more water-logged and therefore less reflective. </w:t>
            </w:r>
          </w:p>
        </w:tc>
      </w:tr>
      <w:tr w:rsidR="0062204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b w:val="0"/>
              </w:rPr>
            </w:pPr>
            <w:r w:rsidRPr="001305E0">
              <w:rPr>
                <w:b w:val="0"/>
              </w:rPr>
              <w:t>Pattern</w:t>
            </w:r>
          </w:p>
        </w:tc>
        <w:tc>
          <w:tcPr>
            <w:tcW w:w="8095" w:type="dxa"/>
          </w:tcPr>
          <w:p w:rsidR="00622046" w:rsidRPr="00E06282" w:rsidRDefault="002A1578" w:rsidP="00BA606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With seemingly no order the feature resembles that of natural tree grown or stagnant, trapped water. </w:t>
            </w:r>
          </w:p>
        </w:tc>
      </w:tr>
      <w:tr w:rsidR="0062204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b w:val="0"/>
              </w:rPr>
            </w:pPr>
            <w:r w:rsidRPr="001305E0">
              <w:rPr>
                <w:b w:val="0"/>
              </w:rPr>
              <w:t>Texture</w:t>
            </w:r>
          </w:p>
        </w:tc>
        <w:tc>
          <w:tcPr>
            <w:tcW w:w="8095" w:type="dxa"/>
          </w:tcPr>
          <w:p w:rsidR="00622046" w:rsidRPr="00E06282" w:rsidRDefault="00622046" w:rsidP="00BA606F">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With the subtle variations in colour and unevenness in tone the texture res</w:t>
            </w:r>
            <w:r>
              <w:rPr>
                <w:sz w:val="20"/>
                <w:szCs w:val="20"/>
              </w:rPr>
              <w:t xml:space="preserve">embles that of very </w:t>
            </w:r>
            <w:r w:rsidR="00D37F44">
              <w:rPr>
                <w:sz w:val="20"/>
                <w:szCs w:val="20"/>
              </w:rPr>
              <w:t xml:space="preserve">rough, </w:t>
            </w:r>
            <w:r>
              <w:rPr>
                <w:sz w:val="20"/>
                <w:szCs w:val="20"/>
              </w:rPr>
              <w:t xml:space="preserve">moist foliage or that of a dark, unreflective surface. </w:t>
            </w:r>
          </w:p>
        </w:tc>
      </w:tr>
      <w:tr w:rsidR="0062204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b w:val="0"/>
              </w:rPr>
            </w:pPr>
            <w:r w:rsidRPr="001305E0">
              <w:rPr>
                <w:b w:val="0"/>
              </w:rPr>
              <w:t>Shadow</w:t>
            </w:r>
          </w:p>
        </w:tc>
        <w:tc>
          <w:tcPr>
            <w:tcW w:w="8095" w:type="dxa"/>
          </w:tcPr>
          <w:p w:rsidR="00622046" w:rsidRPr="00E06282" w:rsidRDefault="00622046" w:rsidP="002A1578">
            <w:pPr>
              <w:cnfStyle w:val="000000000000" w:firstRow="0" w:lastRow="0" w:firstColumn="0" w:lastColumn="0" w:oddVBand="0" w:evenVBand="0" w:oddHBand="0" w:evenHBand="0" w:firstRowFirstColumn="0" w:firstRowLastColumn="0" w:lastRowFirstColumn="0" w:lastRowLastColumn="0"/>
              <w:rPr>
                <w:sz w:val="20"/>
                <w:szCs w:val="20"/>
              </w:rPr>
            </w:pPr>
            <w:r w:rsidRPr="00E06282">
              <w:rPr>
                <w:sz w:val="20"/>
                <w:szCs w:val="20"/>
              </w:rPr>
              <w:t>In the feature</w:t>
            </w:r>
            <w:r>
              <w:rPr>
                <w:sz w:val="20"/>
                <w:szCs w:val="20"/>
              </w:rPr>
              <w:t>, the</w:t>
            </w:r>
            <w:r w:rsidRPr="00E06282">
              <w:rPr>
                <w:sz w:val="20"/>
                <w:szCs w:val="20"/>
              </w:rPr>
              <w:t xml:space="preserve"> </w:t>
            </w:r>
            <w:r w:rsidR="002A1578">
              <w:rPr>
                <w:sz w:val="20"/>
                <w:szCs w:val="20"/>
              </w:rPr>
              <w:t>uneven shapes</w:t>
            </w:r>
            <w:r>
              <w:rPr>
                <w:sz w:val="20"/>
                <w:szCs w:val="20"/>
              </w:rPr>
              <w:t xml:space="preserve"> </w:t>
            </w:r>
            <w:r w:rsidRPr="00E06282">
              <w:rPr>
                <w:sz w:val="20"/>
                <w:szCs w:val="20"/>
              </w:rPr>
              <w:t xml:space="preserve">present no visible shadow. </w:t>
            </w:r>
            <w:r w:rsidR="002A1578">
              <w:rPr>
                <w:sz w:val="20"/>
                <w:szCs w:val="20"/>
              </w:rPr>
              <w:t>No shadow can be seen on the road or nearby ground which would indicate these are not trees.</w:t>
            </w:r>
          </w:p>
        </w:tc>
      </w:tr>
      <w:tr w:rsidR="0062204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622046" w:rsidRPr="001305E0" w:rsidRDefault="00622046" w:rsidP="00BA606F">
            <w:pPr>
              <w:rPr>
                <w:b w:val="0"/>
              </w:rPr>
            </w:pPr>
            <w:r w:rsidRPr="001305E0">
              <w:rPr>
                <w:b w:val="0"/>
              </w:rPr>
              <w:t>Association</w:t>
            </w:r>
          </w:p>
        </w:tc>
        <w:tc>
          <w:tcPr>
            <w:tcW w:w="8095" w:type="dxa"/>
          </w:tcPr>
          <w:p w:rsidR="00622046" w:rsidRPr="00E06282" w:rsidRDefault="002A1578" w:rsidP="00BA606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With the dam, previously identified, so close and the lake seeming full these shapes can be associated with excess, stagnant water rather than naturally occurring foliage. </w:t>
            </w:r>
          </w:p>
        </w:tc>
      </w:tr>
    </w:tbl>
    <w:p w:rsidR="00622046" w:rsidRPr="00212EAD" w:rsidRDefault="00622046" w:rsidP="00622046">
      <w:pPr>
        <w:spacing w:after="0" w:line="240" w:lineRule="auto"/>
        <w:rPr>
          <w:b/>
          <w:color w:val="FF0000"/>
          <w:rPrChange w:id="8" w:author="Janet" w:date="2015-10-04T08:59:00Z">
            <w:rPr>
              <w:b/>
            </w:rPr>
          </w:rPrChange>
        </w:rPr>
      </w:pPr>
      <w:r w:rsidRPr="00832DA6">
        <w:rPr>
          <w:b/>
        </w:rPr>
        <w:t xml:space="preserve">Interpretation: </w:t>
      </w:r>
      <w:r w:rsidR="002A1578">
        <w:rPr>
          <w:b/>
        </w:rPr>
        <w:t xml:space="preserve">Flooded </w:t>
      </w:r>
      <w:r w:rsidR="00D37F44">
        <w:rPr>
          <w:b/>
        </w:rPr>
        <w:t>plain</w:t>
      </w:r>
      <w:ins w:id="9" w:author="Janet" w:date="2015-10-04T08:59:00Z">
        <w:r w:rsidR="00212EAD">
          <w:rPr>
            <w:b/>
          </w:rPr>
          <w:t xml:space="preserve">  </w:t>
        </w:r>
        <w:r w:rsidR="00212EAD">
          <w:rPr>
            <w:b/>
            <w:color w:val="FF0000"/>
          </w:rPr>
          <w:t>it is a regenerated forest area  - dark tone indicates that there is healthy vegetation  2.5/3</w:t>
        </w:r>
      </w:ins>
    </w:p>
    <w:p w:rsidR="00622046" w:rsidRDefault="00622046" w:rsidP="00622046">
      <w:pPr>
        <w:spacing w:after="0" w:line="240" w:lineRule="auto"/>
        <w:rPr>
          <w:b/>
        </w:rPr>
      </w:pPr>
    </w:p>
    <w:p w:rsidR="00622046" w:rsidRDefault="00622046"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112AEB" w:rsidRDefault="00112AEB" w:rsidP="00622046">
      <w:pPr>
        <w:spacing w:after="0" w:line="240" w:lineRule="auto"/>
        <w:rPr>
          <w:b/>
        </w:rPr>
      </w:pPr>
    </w:p>
    <w:p w:rsidR="00530BA0" w:rsidRDefault="00530BA0" w:rsidP="00BA606F">
      <w:pPr>
        <w:keepNext/>
        <w:spacing w:after="0" w:line="240" w:lineRule="auto"/>
        <w:jc w:val="center"/>
      </w:pPr>
    </w:p>
    <w:p w:rsidR="00BA606F" w:rsidRDefault="00530BA0" w:rsidP="00530BA0">
      <w:pPr>
        <w:keepNext/>
        <w:spacing w:after="0" w:line="240" w:lineRule="auto"/>
      </w:pPr>
      <w:r w:rsidRPr="00530BA0">
        <w:rPr>
          <w:b/>
          <w:i/>
          <w:sz w:val="24"/>
          <w:szCs w:val="24"/>
        </w:rPr>
        <w:t>Image A19358-75: Queenston</w:t>
      </w:r>
      <w:r w:rsidR="00832DA6">
        <w:br/>
      </w:r>
      <w:r w:rsidR="00622046">
        <w:rPr>
          <w:noProof/>
          <w:lang w:val="en-CA" w:eastAsia="en-CA"/>
        </w:rPr>
        <w:drawing>
          <wp:inline distT="0" distB="0" distL="0" distR="0" wp14:anchorId="121E64E1" wp14:editId="3310D5D8">
            <wp:extent cx="5461686" cy="265090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3400" cy="2651734"/>
                    </a:xfrm>
                    <a:prstGeom prst="rect">
                      <a:avLst/>
                    </a:prstGeom>
                  </pic:spPr>
                </pic:pic>
              </a:graphicData>
            </a:graphic>
          </wp:inline>
        </w:drawing>
      </w:r>
    </w:p>
    <w:p w:rsidR="00BA606F" w:rsidRDefault="00BA606F" w:rsidP="00BA606F">
      <w:pPr>
        <w:pStyle w:val="Caption"/>
        <w:jc w:val="center"/>
      </w:pPr>
      <w:r>
        <w:t xml:space="preserve">Figure </w:t>
      </w:r>
      <w:fldSimple w:instr=" SEQ Figure \* ARABIC ">
        <w:r w:rsidR="0058128E">
          <w:rPr>
            <w:noProof/>
          </w:rPr>
          <w:t>12</w:t>
        </w:r>
      </w:fldSimple>
      <w:r>
        <w:t xml:space="preserve"> Google Earth </w:t>
      </w:r>
      <w:r w:rsidR="00C3729C">
        <w:t>Imagery</w:t>
      </w:r>
      <w:r w:rsidR="000A343A">
        <w:rPr>
          <w:vertAlign w:val="superscript"/>
        </w:rPr>
        <w:t>1</w:t>
      </w:r>
      <w:r>
        <w:t xml:space="preserve"> vs </w:t>
      </w:r>
      <w:r w:rsidRPr="00D913DF">
        <w:t>Historic Department of Energy, M</w:t>
      </w:r>
      <w:r>
        <w:t>ines and Resources Panchromatic</w:t>
      </w:r>
    </w:p>
    <w:p w:rsidR="00BA606F" w:rsidRDefault="00832DA6" w:rsidP="00BA606F">
      <w:pPr>
        <w:keepNext/>
        <w:spacing w:after="0" w:line="240" w:lineRule="auto"/>
        <w:jc w:val="center"/>
      </w:pPr>
      <w:r>
        <w:br/>
      </w:r>
      <w:r w:rsidR="005F1423">
        <w:br/>
      </w:r>
      <w:r w:rsidR="00D37F44">
        <w:rPr>
          <w:noProof/>
          <w:lang w:val="en-CA" w:eastAsia="en-CA"/>
        </w:rPr>
        <w:drawing>
          <wp:inline distT="0" distB="0" distL="0" distR="0" wp14:anchorId="27E88B99" wp14:editId="1F40350A">
            <wp:extent cx="1254315" cy="1309816"/>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8958" cy="1314665"/>
                    </a:xfrm>
                    <a:prstGeom prst="rect">
                      <a:avLst/>
                    </a:prstGeom>
                  </pic:spPr>
                </pic:pic>
              </a:graphicData>
            </a:graphic>
          </wp:inline>
        </w:drawing>
      </w:r>
    </w:p>
    <w:p w:rsidR="005F1423" w:rsidRPr="00622046" w:rsidRDefault="00BA606F" w:rsidP="00BA606F">
      <w:pPr>
        <w:pStyle w:val="Caption"/>
        <w:jc w:val="center"/>
        <w:rPr>
          <w:b/>
        </w:rPr>
      </w:pPr>
      <w:r>
        <w:t xml:space="preserve">Figure </w:t>
      </w:r>
      <w:fldSimple w:instr=" SEQ Figure \* ARABIC ">
        <w:r w:rsidR="0058128E">
          <w:rPr>
            <w:noProof/>
          </w:rPr>
          <w:t>13</w:t>
        </w:r>
      </w:fldSimple>
      <w:r>
        <w:t xml:space="preserve"> Location A </w:t>
      </w:r>
      <w:r w:rsidRPr="00777CB3">
        <w:t>(Historic Department of Energy, Mines and Resources Panchromatic)</w:t>
      </w:r>
    </w:p>
    <w:p w:rsidR="005F1423" w:rsidRPr="005F1423" w:rsidRDefault="005F1423" w:rsidP="005F1423">
      <w:pPr>
        <w:spacing w:after="0" w:line="240" w:lineRule="auto"/>
      </w:pPr>
    </w:p>
    <w:p w:rsidR="00832DA6" w:rsidRPr="005F1423" w:rsidRDefault="005F1423" w:rsidP="005F1423">
      <w:pPr>
        <w:numPr>
          <w:ilvl w:val="0"/>
          <w:numId w:val="1"/>
        </w:numPr>
        <w:spacing w:after="0" w:line="240" w:lineRule="auto"/>
      </w:pPr>
      <w:r>
        <w:rPr>
          <w:rFonts w:ascii="Helvetica" w:hAnsi="Helvetica"/>
        </w:rPr>
        <w:t xml:space="preserve">What is the feature at location a?  Why is it darker than similar features (features of the same type) located near by (4 marks) </w:t>
      </w:r>
    </w:p>
    <w:tbl>
      <w:tblPr>
        <w:tblStyle w:val="GridTable1Light1"/>
        <w:tblpPr w:leftFromText="180" w:rightFromText="180" w:vertAnchor="text" w:horzAnchor="margin" w:tblpY="511"/>
        <w:tblW w:w="0" w:type="auto"/>
        <w:tblLook w:val="04A0" w:firstRow="1" w:lastRow="0" w:firstColumn="1" w:lastColumn="0" w:noHBand="0" w:noVBand="1"/>
      </w:tblPr>
      <w:tblGrid>
        <w:gridCol w:w="1317"/>
        <w:gridCol w:w="8095"/>
        <w:gridCol w:w="164"/>
      </w:tblGrid>
      <w:tr w:rsidR="00832DA6" w:rsidTr="00BA606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832DA6" w:rsidRDefault="00832DA6" w:rsidP="00CB5FEE">
            <w:pPr>
              <w:pStyle w:val="ListParagraph"/>
              <w:ind w:left="180"/>
              <w:rPr>
                <w:sz w:val="24"/>
                <w:szCs w:val="24"/>
              </w:rPr>
            </w:pPr>
            <w:r w:rsidRPr="00832DA6">
              <w:rPr>
                <w:sz w:val="24"/>
                <w:szCs w:val="24"/>
              </w:rPr>
              <w:t>Elements</w:t>
            </w:r>
          </w:p>
        </w:tc>
        <w:tc>
          <w:tcPr>
            <w:tcW w:w="8095" w:type="dxa"/>
            <w:gridSpan w:val="2"/>
          </w:tcPr>
          <w:p w:rsidR="00832DA6" w:rsidRDefault="00832DA6"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832DA6" w:rsidTr="00BA606F">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lastRenderedPageBreak/>
              <w:t>Tone</w:t>
            </w:r>
          </w:p>
        </w:tc>
        <w:tc>
          <w:tcPr>
            <w:tcW w:w="8095" w:type="dxa"/>
            <w:gridSpan w:val="2"/>
          </w:tcPr>
          <w:p w:rsidR="00832DA6" w:rsidRDefault="00D37F44" w:rsidP="00BA606F">
            <w:pPr>
              <w:cnfStyle w:val="000000000000" w:firstRow="0" w:lastRow="0" w:firstColumn="0" w:lastColumn="0" w:oddVBand="0" w:evenVBand="0" w:oddHBand="0" w:evenHBand="0" w:firstRowFirstColumn="0" w:firstRowLastColumn="0" w:lastRowFirstColumn="0" w:lastRowLastColumn="0"/>
            </w:pPr>
            <w:r>
              <w:t xml:space="preserve">The feature present exhibits a </w:t>
            </w:r>
            <w:ins w:id="10" w:author="Janet" w:date="2015-10-04T09:00:00Z">
              <w:r w:rsidR="00212EAD">
                <w:rPr>
                  <w:color w:val="FF0000"/>
                </w:rPr>
                <w:t>d</w:t>
              </w:r>
            </w:ins>
            <w:del w:id="11" w:author="Janet" w:date="2015-10-04T09:00:00Z">
              <w:r w:rsidDel="00212EAD">
                <w:delText>c</w:delText>
              </w:r>
            </w:del>
            <w:r>
              <w:t xml:space="preserve">arker tone even contracting to the obvious farm-land bordering. </w:t>
            </w:r>
          </w:p>
        </w:tc>
      </w:tr>
      <w:tr w:rsidR="00832DA6" w:rsidTr="00BA606F">
        <w:trPr>
          <w:gridAfter w:val="1"/>
          <w:wAfter w:w="164" w:type="dxa"/>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Shape</w:t>
            </w:r>
          </w:p>
        </w:tc>
        <w:tc>
          <w:tcPr>
            <w:tcW w:w="8095" w:type="dxa"/>
          </w:tcPr>
          <w:p w:rsidR="00832DA6" w:rsidRDefault="00832DA6" w:rsidP="00D37F44">
            <w:pPr>
              <w:cnfStyle w:val="000000000000" w:firstRow="0" w:lastRow="0" w:firstColumn="0" w:lastColumn="0" w:oddVBand="0" w:evenVBand="0" w:oddHBand="0" w:evenHBand="0" w:firstRowFirstColumn="0" w:firstRowLastColumn="0" w:lastRowFirstColumn="0" w:lastRowLastColumn="0"/>
            </w:pPr>
            <w:r>
              <w:t>This feature is a large</w:t>
            </w:r>
            <w:r w:rsidR="00D37F44">
              <w:t>, flat and man-made. With the even pattern and linear borders it is clear this is plotted farm land.</w:t>
            </w:r>
          </w:p>
        </w:tc>
      </w:tr>
      <w:tr w:rsidR="00832DA6" w:rsidTr="00BA606F">
        <w:trPr>
          <w:gridAfter w:val="1"/>
          <w:wAfter w:w="164" w:type="dxa"/>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Size</w:t>
            </w:r>
          </w:p>
        </w:tc>
        <w:tc>
          <w:tcPr>
            <w:tcW w:w="8095" w:type="dxa"/>
          </w:tcPr>
          <w:p w:rsidR="00832DA6" w:rsidRDefault="00D37F44" w:rsidP="00BA606F">
            <w:pPr>
              <w:cnfStyle w:val="000000000000" w:firstRow="0" w:lastRow="0" w:firstColumn="0" w:lastColumn="0" w:oddVBand="0" w:evenVBand="0" w:oddHBand="0" w:evenHBand="0" w:firstRowFirstColumn="0" w:firstRowLastColumn="0" w:lastRowFirstColumn="0" w:lastRowLastColumn="0"/>
            </w:pPr>
            <w:r>
              <w:t>The feature itself is not a drastic change from the other farmed plots in the area. Several acres in area this is an expected size.</w:t>
            </w:r>
          </w:p>
        </w:tc>
      </w:tr>
      <w:tr w:rsidR="00832DA6" w:rsidTr="00BA606F">
        <w:trPr>
          <w:gridAfter w:val="1"/>
          <w:wAfter w:w="164" w:type="dxa"/>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Pattern</w:t>
            </w:r>
          </w:p>
        </w:tc>
        <w:tc>
          <w:tcPr>
            <w:tcW w:w="8095" w:type="dxa"/>
          </w:tcPr>
          <w:p w:rsidR="00832DA6" w:rsidRDefault="00D37F44" w:rsidP="00BA606F">
            <w:pPr>
              <w:cnfStyle w:val="000000000000" w:firstRow="0" w:lastRow="0" w:firstColumn="0" w:lastColumn="0" w:oddVBand="0" w:evenVBand="0" w:oddHBand="0" w:evenHBand="0" w:firstRowFirstColumn="0" w:firstRowLastColumn="0" w:lastRowFirstColumn="0" w:lastRowLastColumn="0"/>
            </w:pPr>
            <w:r>
              <w:t>The feature exhibits a pattern congruent to the made-maintained areas of agriculture throughout the region</w:t>
            </w:r>
          </w:p>
        </w:tc>
      </w:tr>
      <w:tr w:rsidR="00832DA6" w:rsidTr="00BA606F">
        <w:trPr>
          <w:gridAfter w:val="1"/>
          <w:wAfter w:w="164" w:type="dxa"/>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Texture</w:t>
            </w:r>
          </w:p>
        </w:tc>
        <w:tc>
          <w:tcPr>
            <w:tcW w:w="8095" w:type="dxa"/>
          </w:tcPr>
          <w:p w:rsidR="00832DA6" w:rsidRDefault="00D37F44" w:rsidP="00112AEB">
            <w:pPr>
              <w:cnfStyle w:val="000000000000" w:firstRow="0" w:lastRow="0" w:firstColumn="0" w:lastColumn="0" w:oddVBand="0" w:evenVBand="0" w:oddHBand="0" w:evenHBand="0" w:firstRowFirstColumn="0" w:firstRowLastColumn="0" w:lastRowFirstColumn="0" w:lastRowLastColumn="0"/>
            </w:pPr>
            <w:r>
              <w:t>With a subtle variation of tone throughout</w:t>
            </w:r>
            <w:r w:rsidR="00112AEB">
              <w:t xml:space="preserve"> the matter resembles non-reflective foliage</w:t>
            </w:r>
            <w:r>
              <w:t xml:space="preserve">. Similar with all other types of plant matter the object can be assumed to be rough. </w:t>
            </w:r>
          </w:p>
        </w:tc>
      </w:tr>
      <w:tr w:rsidR="00832DA6" w:rsidTr="00BA606F">
        <w:trPr>
          <w:gridAfter w:val="1"/>
          <w:wAfter w:w="164" w:type="dxa"/>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Shadow</w:t>
            </w:r>
          </w:p>
        </w:tc>
        <w:tc>
          <w:tcPr>
            <w:tcW w:w="8095" w:type="dxa"/>
          </w:tcPr>
          <w:p w:rsidR="00832DA6" w:rsidRDefault="00D37F44" w:rsidP="00BA606F">
            <w:pPr>
              <w:cnfStyle w:val="000000000000" w:firstRow="0" w:lastRow="0" w:firstColumn="0" w:lastColumn="0" w:oddVBand="0" w:evenVBand="0" w:oddHBand="0" w:evenHBand="0" w:firstRowFirstColumn="0" w:firstRowLastColumn="0" w:lastRowFirstColumn="0" w:lastRowLastColumn="0"/>
            </w:pPr>
            <w:r>
              <w:t xml:space="preserve">Shadows can be spotted providing some cover to a small portion of crops. The agricultural area presents no visible shadows and in turn, is flatter. </w:t>
            </w:r>
            <w:r w:rsidR="00832DA6">
              <w:t xml:space="preserve"> </w:t>
            </w:r>
          </w:p>
        </w:tc>
      </w:tr>
      <w:tr w:rsidR="00832DA6" w:rsidTr="00BA606F">
        <w:trPr>
          <w:gridAfter w:val="1"/>
          <w:wAfter w:w="164" w:type="dxa"/>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Association</w:t>
            </w:r>
          </w:p>
        </w:tc>
        <w:tc>
          <w:tcPr>
            <w:tcW w:w="8095" w:type="dxa"/>
          </w:tcPr>
          <w:p w:rsidR="00832DA6" w:rsidRDefault="00D37F44" w:rsidP="00BA606F">
            <w:pPr>
              <w:cnfStyle w:val="000000000000" w:firstRow="0" w:lastRow="0" w:firstColumn="0" w:lastColumn="0" w:oddVBand="0" w:evenVBand="0" w:oddHBand="0" w:evenHBand="0" w:firstRowFirstColumn="0" w:firstRowLastColumn="0" w:lastRowFirstColumn="0" w:lastRowLastColumn="0"/>
            </w:pPr>
            <w:r>
              <w:t>In an area surrounded by agricultural expanse with the same pattern, through association</w:t>
            </w:r>
            <w:r w:rsidR="000A343A">
              <w:t xml:space="preserve"> you can identify this as an agricultural expanse. The clean cut boundaries and uniformity coincide with all known crop yields of the area. </w:t>
            </w:r>
            <w:r>
              <w:t xml:space="preserve"> </w:t>
            </w:r>
            <w:r w:rsidR="00832DA6">
              <w:t xml:space="preserve"> </w:t>
            </w:r>
          </w:p>
        </w:tc>
      </w:tr>
    </w:tbl>
    <w:p w:rsidR="00554AC5" w:rsidRDefault="00554AC5" w:rsidP="00FD3ED0">
      <w:pPr>
        <w:spacing w:after="0" w:line="240" w:lineRule="auto"/>
      </w:pPr>
    </w:p>
    <w:p w:rsidR="00FD3ED0" w:rsidRDefault="00781CA7" w:rsidP="00FD3ED0">
      <w:pPr>
        <w:spacing w:after="0" w:line="240" w:lineRule="auto"/>
      </w:pPr>
      <w:r w:rsidRPr="003411FD">
        <w:rPr>
          <w:b/>
          <w:noProof/>
          <w:lang w:val="en-CA" w:eastAsia="en-CA"/>
        </w:rPr>
        <mc:AlternateContent>
          <mc:Choice Requires="wps">
            <w:drawing>
              <wp:anchor distT="91440" distB="91440" distL="114300" distR="114300" simplePos="0" relativeHeight="251659264" behindDoc="0" locked="0" layoutInCell="1" allowOverlap="1" wp14:anchorId="7D3F8CE8" wp14:editId="0A0D9D0A">
                <wp:simplePos x="0" y="0"/>
                <wp:positionH relativeFrom="margin">
                  <wp:posOffset>-183515</wp:posOffset>
                </wp:positionH>
                <wp:positionV relativeFrom="paragraph">
                  <wp:posOffset>99695</wp:posOffset>
                </wp:positionV>
                <wp:extent cx="5955665" cy="168211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1682115"/>
                        </a:xfrm>
                        <a:prstGeom prst="rect">
                          <a:avLst/>
                        </a:prstGeom>
                        <a:noFill/>
                        <a:ln w="9525">
                          <a:noFill/>
                          <a:miter lim="800000"/>
                          <a:headEnd/>
                          <a:tailEnd/>
                        </a:ln>
                      </wps:spPr>
                      <wps:txbx>
                        <w:txbxContent>
                          <w:p w:rsidR="003817D2" w:rsidRPr="00212EAD" w:rsidRDefault="003817D2">
                            <w:pPr>
                              <w:pBdr>
                                <w:top w:val="single" w:sz="24" w:space="8" w:color="5B9BD5" w:themeColor="accent1"/>
                                <w:bottom w:val="single" w:sz="24" w:space="8" w:color="5B9BD5" w:themeColor="accent1"/>
                              </w:pBdr>
                              <w:spacing w:after="0"/>
                              <w:rPr>
                                <w:i/>
                                <w:color w:val="FF0000"/>
                                <w:sz w:val="24"/>
                                <w:szCs w:val="24"/>
                                <w:rPrChange w:id="12" w:author="Janet" w:date="2015-10-04T09:00:00Z">
                                  <w:rPr>
                                    <w:i/>
                                    <w:sz w:val="24"/>
                                    <w:szCs w:val="24"/>
                                  </w:rPr>
                                </w:rPrChange>
                              </w:rPr>
                            </w:pPr>
                            <w:r w:rsidRPr="00BC72E7">
                              <w:rPr>
                                <w:i/>
                                <w:sz w:val="24"/>
                                <w:szCs w:val="24"/>
                              </w:rPr>
                              <w:t xml:space="preserve"> The feature in question presents a darker tone because the wetter, damper plant matter is non-reflective. Absorbing more light than that of roads, grass and even other types of crops. This is useful to note because different agricultural crops will absorb more water than others and in turn provide us with some clue as to what is growing there.</w:t>
                            </w:r>
                            <w:ins w:id="13" w:author="Janet" w:date="2015-10-04T09:00:00Z">
                              <w:r w:rsidR="00212EAD">
                                <w:rPr>
                                  <w:i/>
                                  <w:sz w:val="24"/>
                                  <w:szCs w:val="24"/>
                                </w:rPr>
                                <w:t xml:space="preserve">  </w:t>
                              </w:r>
                              <w:r w:rsidR="00212EAD">
                                <w:rPr>
                                  <w:i/>
                                  <w:color w:val="FF0000"/>
                                  <w:sz w:val="24"/>
                                  <w:szCs w:val="24"/>
                                </w:rPr>
                                <w:t>Indicative of healthy vegetation 4/4</w:t>
                              </w:r>
                            </w:ins>
                          </w:p>
                          <w:p w:rsidR="003817D2" w:rsidRDefault="003817D2">
                            <w:pPr>
                              <w:pBdr>
                                <w:top w:val="single" w:sz="24" w:space="8" w:color="5B9BD5" w:themeColor="accent1"/>
                                <w:bottom w:val="single" w:sz="24" w:space="8" w:color="5B9BD5" w:themeColor="accent1"/>
                              </w:pBdr>
                              <w:spacing w:after="0"/>
                              <w:rPr>
                                <w:i/>
                                <w:sz w:val="24"/>
                                <w:szCs w:val="24"/>
                              </w:rPr>
                            </w:pPr>
                          </w:p>
                          <w:p w:rsidR="003817D2" w:rsidRPr="005E0588" w:rsidRDefault="003817D2">
                            <w:pPr>
                              <w:pBdr>
                                <w:top w:val="single" w:sz="24" w:space="8" w:color="5B9BD5" w:themeColor="accent1"/>
                                <w:bottom w:val="single" w:sz="24" w:space="8" w:color="5B9BD5" w:themeColor="accent1"/>
                              </w:pBdr>
                              <w:spacing w:after="0"/>
                              <w:rPr>
                                <w:b/>
                                <w:i/>
                                <w:iCs/>
                                <w:color w:val="5B9BD5" w:themeColor="accent1"/>
                                <w:sz w:val="24"/>
                              </w:rPr>
                            </w:pPr>
                            <w:r w:rsidRPr="005E0588">
                              <w:rPr>
                                <w:b/>
                                <w:i/>
                                <w:sz w:val="24"/>
                                <w:szCs w:val="24"/>
                              </w:rPr>
                              <w:t>Interpretation: Agricultural 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3F8CE8" id="_x0000_t202" coordsize="21600,21600" o:spt="202" path="m,l,21600r21600,l21600,xe">
                <v:stroke joinstyle="miter"/>
                <v:path gradientshapeok="t" o:connecttype="rect"/>
              </v:shapetype>
              <v:shape id="Text Box 2" o:spid="_x0000_s1040" type="#_x0000_t202" style="position:absolute;margin-left:-14.45pt;margin-top:7.85pt;width:468.95pt;height:132.45pt;z-index:2516592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" filled="f" stroked="f">
                <v:textbox>
                  <w:txbxContent>
                    <w:p w:rsidR="003817D2" w:rsidRPr="00212EAD" w:rsidRDefault="003817D2">
                      <w:pPr>
                        <w:pBdr>
                          <w:top w:val="single" w:sz="24" w:space="8" w:color="5B9BD5" w:themeColor="accent1"/>
                          <w:bottom w:val="single" w:sz="24" w:space="8" w:color="5B9BD5" w:themeColor="accent1"/>
                        </w:pBdr>
                        <w:spacing w:after="0"/>
                        <w:rPr>
                          <w:i/>
                          <w:color w:val="FF0000"/>
                          <w:sz w:val="24"/>
                          <w:szCs w:val="24"/>
                          <w:rPrChange w:id="14" w:author="Janet" w:date="2015-10-04T09:00:00Z">
                            <w:rPr>
                              <w:i/>
                              <w:sz w:val="24"/>
                              <w:szCs w:val="24"/>
                            </w:rPr>
                          </w:rPrChange>
                        </w:rPr>
                      </w:pPr>
                      <w:r w:rsidRPr="00BC72E7">
                        <w:rPr>
                          <w:i/>
                          <w:sz w:val="24"/>
                          <w:szCs w:val="24"/>
                        </w:rPr>
                        <w:t xml:space="preserve"> The feature in question presents a darker tone because the wetter, damper plant matter is non-reflective. Absorbing more light than that of roads, grass and even other types of crops. This is useful to note because different agricultural crops will absorb more water than others and in turn provide us with some clue as to what is growing there.</w:t>
                      </w:r>
                      <w:ins w:id="15" w:author="Janet" w:date="2015-10-04T09:00:00Z">
                        <w:r w:rsidR="00212EAD">
                          <w:rPr>
                            <w:i/>
                            <w:sz w:val="24"/>
                            <w:szCs w:val="24"/>
                          </w:rPr>
                          <w:t xml:space="preserve">  </w:t>
                        </w:r>
                        <w:r w:rsidR="00212EAD">
                          <w:rPr>
                            <w:i/>
                            <w:color w:val="FF0000"/>
                            <w:sz w:val="24"/>
                            <w:szCs w:val="24"/>
                          </w:rPr>
                          <w:t>Indicative of healthy vegetation 4/4</w:t>
                        </w:r>
                      </w:ins>
                    </w:p>
                    <w:p w:rsidR="003817D2" w:rsidRDefault="003817D2">
                      <w:pPr>
                        <w:pBdr>
                          <w:top w:val="single" w:sz="24" w:space="8" w:color="5B9BD5" w:themeColor="accent1"/>
                          <w:bottom w:val="single" w:sz="24" w:space="8" w:color="5B9BD5" w:themeColor="accent1"/>
                        </w:pBdr>
                        <w:spacing w:after="0"/>
                        <w:rPr>
                          <w:i/>
                          <w:sz w:val="24"/>
                          <w:szCs w:val="24"/>
                        </w:rPr>
                      </w:pPr>
                    </w:p>
                    <w:p w:rsidR="003817D2" w:rsidRPr="005E0588" w:rsidRDefault="003817D2">
                      <w:pPr>
                        <w:pBdr>
                          <w:top w:val="single" w:sz="24" w:space="8" w:color="5B9BD5" w:themeColor="accent1"/>
                          <w:bottom w:val="single" w:sz="24" w:space="8" w:color="5B9BD5" w:themeColor="accent1"/>
                        </w:pBdr>
                        <w:spacing w:after="0"/>
                        <w:rPr>
                          <w:b/>
                          <w:i/>
                          <w:iCs/>
                          <w:color w:val="5B9BD5" w:themeColor="accent1"/>
                          <w:sz w:val="24"/>
                        </w:rPr>
                      </w:pPr>
                      <w:r w:rsidRPr="005E0588">
                        <w:rPr>
                          <w:b/>
                          <w:i/>
                          <w:sz w:val="24"/>
                          <w:szCs w:val="24"/>
                        </w:rPr>
                        <w:t>Interpretation: Agricultural land</w:t>
                      </w:r>
                    </w:p>
                  </w:txbxContent>
                </v:textbox>
                <w10:wrap type="topAndBottom" anchorx="margin"/>
              </v:shape>
            </w:pict>
          </mc:Fallback>
        </mc:AlternateContent>
      </w:r>
    </w:p>
    <w:p w:rsidR="00BA606F" w:rsidRDefault="00FD3ED0" w:rsidP="00BA606F">
      <w:pPr>
        <w:keepNext/>
        <w:spacing w:after="0" w:line="240" w:lineRule="auto"/>
        <w:jc w:val="center"/>
      </w:pPr>
      <w:r>
        <w:rPr>
          <w:noProof/>
          <w:lang w:val="en-CA" w:eastAsia="en-CA"/>
        </w:rPr>
        <w:drawing>
          <wp:inline distT="0" distB="0" distL="0" distR="0" wp14:anchorId="474E4CBE" wp14:editId="21E2F323">
            <wp:extent cx="3190875" cy="2609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2609850"/>
                    </a:xfrm>
                    <a:prstGeom prst="rect">
                      <a:avLst/>
                    </a:prstGeom>
                  </pic:spPr>
                </pic:pic>
              </a:graphicData>
            </a:graphic>
          </wp:inline>
        </w:drawing>
      </w:r>
    </w:p>
    <w:p w:rsidR="00FD3ED0" w:rsidRPr="005F1423" w:rsidRDefault="00BA606F" w:rsidP="00BA606F">
      <w:pPr>
        <w:pStyle w:val="Caption"/>
        <w:jc w:val="center"/>
      </w:pPr>
      <w:r>
        <w:t xml:space="preserve">Figure </w:t>
      </w:r>
      <w:fldSimple w:instr=" SEQ Figure \* ARABIC ">
        <w:r w:rsidR="0058128E">
          <w:rPr>
            <w:noProof/>
          </w:rPr>
          <w:t>14</w:t>
        </w:r>
      </w:fldSimple>
      <w:r>
        <w:t xml:space="preserve"> Location B </w:t>
      </w:r>
      <w:r w:rsidRPr="00CE37E6">
        <w:t>(Historic Department of Energy, Mines and Resources Panchromatic)</w:t>
      </w:r>
    </w:p>
    <w:p w:rsidR="00832DA6" w:rsidRDefault="005F1423" w:rsidP="000A343A">
      <w:pPr>
        <w:numPr>
          <w:ilvl w:val="0"/>
          <w:numId w:val="1"/>
        </w:numPr>
        <w:spacing w:after="0" w:line="240" w:lineRule="auto"/>
      </w:pPr>
      <w:r>
        <w:rPr>
          <w:rFonts w:ascii="Helvetica" w:hAnsi="Helvetica"/>
        </w:rPr>
        <w:lastRenderedPageBreak/>
        <w:t>What is the feature at location b?  What is the dark shape on the left part of this feature?  What does this tell us about the feature (4 marks)</w:t>
      </w:r>
      <w:ins w:id="16" w:author="Janet" w:date="2015-10-04T09:01:00Z">
        <w:r w:rsidR="00212EAD">
          <w:rPr>
            <w:rFonts w:ascii="Helvetica" w:hAnsi="Helvetica"/>
            <w:color w:val="FF0000"/>
          </w:rPr>
          <w:t xml:space="preserve">  4/4</w:t>
        </w:r>
      </w:ins>
    </w:p>
    <w:tbl>
      <w:tblPr>
        <w:tblStyle w:val="GridTable1Light1"/>
        <w:tblpPr w:leftFromText="180" w:rightFromText="180" w:vertAnchor="text" w:horzAnchor="margin" w:tblpY="511"/>
        <w:tblW w:w="9576" w:type="dxa"/>
        <w:tblLook w:val="04A0" w:firstRow="1" w:lastRow="0" w:firstColumn="1" w:lastColumn="0" w:noHBand="0" w:noVBand="1"/>
      </w:tblPr>
      <w:tblGrid>
        <w:gridCol w:w="1255"/>
        <w:gridCol w:w="8321"/>
      </w:tblGrid>
      <w:tr w:rsidR="00832DA6" w:rsidTr="00C24664">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sz w:val="24"/>
                <w:szCs w:val="24"/>
              </w:rPr>
            </w:pPr>
            <w:r w:rsidRPr="001305E0">
              <w:rPr>
                <w:sz w:val="24"/>
                <w:szCs w:val="24"/>
              </w:rPr>
              <w:t>Elements</w:t>
            </w:r>
          </w:p>
        </w:tc>
        <w:tc>
          <w:tcPr>
            <w:tcW w:w="8321" w:type="dxa"/>
          </w:tcPr>
          <w:p w:rsidR="00832DA6" w:rsidRDefault="00832DA6" w:rsidP="00BA606F">
            <w:pPr>
              <w:jc w:val="center"/>
              <w:cnfStyle w:val="100000000000" w:firstRow="1" w:lastRow="0" w:firstColumn="0" w:lastColumn="0" w:oddVBand="0" w:evenVBand="0" w:oddHBand="0" w:evenHBand="0" w:firstRowFirstColumn="0" w:firstRowLastColumn="0" w:lastRowFirstColumn="0" w:lastRowLastColumn="0"/>
            </w:pPr>
            <w:r>
              <w:t>Interpretations</w:t>
            </w:r>
          </w:p>
        </w:tc>
      </w:tr>
      <w:tr w:rsidR="00832DA6" w:rsidTr="00C2466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Tone</w:t>
            </w:r>
          </w:p>
        </w:tc>
        <w:tc>
          <w:tcPr>
            <w:tcW w:w="8321" w:type="dxa"/>
          </w:tcPr>
          <w:p w:rsidR="00832DA6" w:rsidRDefault="00FD3ED0" w:rsidP="00BA606F">
            <w:pPr>
              <w:cnfStyle w:val="000000000000" w:firstRow="0" w:lastRow="0" w:firstColumn="0" w:lastColumn="0" w:oddVBand="0" w:evenVBand="0" w:oddHBand="0" w:evenHBand="0" w:firstRowFirstColumn="0" w:firstRowLastColumn="0" w:lastRowFirstColumn="0" w:lastRowLastColumn="0"/>
            </w:pPr>
            <w:r>
              <w:t xml:space="preserve">The feature contains one building and </w:t>
            </w:r>
            <w:r w:rsidR="000A343A">
              <w:t>a field with a lighter tone. No</w:t>
            </w:r>
            <w:r>
              <w:t xml:space="preserve"> varying tone throughout either indicated both are relatively smooth</w:t>
            </w:r>
            <w:r w:rsidR="000A343A">
              <w:t xml:space="preserve"> in texture</w:t>
            </w:r>
          </w:p>
        </w:tc>
      </w:tr>
      <w:tr w:rsidR="00832DA6" w:rsidTr="00C2466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Shape</w:t>
            </w:r>
          </w:p>
        </w:tc>
        <w:tc>
          <w:tcPr>
            <w:tcW w:w="8321" w:type="dxa"/>
          </w:tcPr>
          <w:p w:rsidR="00832DA6" w:rsidRDefault="00FD3ED0" w:rsidP="00BA606F">
            <w:pPr>
              <w:cnfStyle w:val="000000000000" w:firstRow="0" w:lastRow="0" w:firstColumn="0" w:lastColumn="0" w:oddVBand="0" w:evenVBand="0" w:oddHBand="0" w:evenHBand="0" w:firstRowFirstColumn="0" w:firstRowLastColumn="0" w:lastRowFirstColumn="0" w:lastRowLastColumn="0"/>
            </w:pPr>
            <w:r>
              <w:t>A building in an obvious square</w:t>
            </w:r>
            <w:r w:rsidR="000A343A">
              <w:t xml:space="preserve"> shape</w:t>
            </w:r>
            <w:r>
              <w:t xml:space="preserve"> and a field make up the entirety of the complex; a elongated rectangle</w:t>
            </w:r>
            <w:r w:rsidR="000A343A">
              <w:t xml:space="preserve"> plot of land</w:t>
            </w:r>
            <w:r>
              <w:t xml:space="preserve">. </w:t>
            </w:r>
            <w:r w:rsidR="00832DA6">
              <w:t xml:space="preserve"> </w:t>
            </w:r>
          </w:p>
        </w:tc>
      </w:tr>
      <w:tr w:rsidR="00832DA6" w:rsidTr="00C2466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Size</w:t>
            </w:r>
          </w:p>
        </w:tc>
        <w:tc>
          <w:tcPr>
            <w:tcW w:w="8321" w:type="dxa"/>
          </w:tcPr>
          <w:p w:rsidR="00832DA6" w:rsidRDefault="00FD3ED0" w:rsidP="00BA606F">
            <w:pPr>
              <w:cnfStyle w:val="000000000000" w:firstRow="0" w:lastRow="0" w:firstColumn="0" w:lastColumn="0" w:oddVBand="0" w:evenVBand="0" w:oddHBand="0" w:evenHBand="0" w:firstRowFirstColumn="0" w:firstRowLastColumn="0" w:lastRowFirstColumn="0" w:lastRowLastColumn="0"/>
            </w:pPr>
            <w:r>
              <w:t>I relation to nearby housing and residential area you can determine the building is larger than most residential structures and the field, as expected, is larger than a lawn</w:t>
            </w:r>
            <w:r w:rsidR="000A343A">
              <w:t xml:space="preserve"> in the relative vicinity. </w:t>
            </w:r>
            <w:r>
              <w:t xml:space="preserve">. </w:t>
            </w:r>
            <w:r w:rsidR="00832DA6">
              <w:t xml:space="preserve"> </w:t>
            </w:r>
          </w:p>
        </w:tc>
      </w:tr>
      <w:tr w:rsidR="00832DA6" w:rsidTr="00C2466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Pattern</w:t>
            </w:r>
          </w:p>
        </w:tc>
        <w:tc>
          <w:tcPr>
            <w:tcW w:w="8321" w:type="dxa"/>
          </w:tcPr>
          <w:p w:rsidR="00832DA6" w:rsidRDefault="00FD3ED0" w:rsidP="00BA606F">
            <w:pPr>
              <w:cnfStyle w:val="000000000000" w:firstRow="0" w:lastRow="0" w:firstColumn="0" w:lastColumn="0" w:oddVBand="0" w:evenVBand="0" w:oddHBand="0" w:evenHBand="0" w:firstRowFirstColumn="0" w:firstRowLastColumn="0" w:lastRowFirstColumn="0" w:lastRowLastColumn="0"/>
            </w:pPr>
            <w:r>
              <w:t>The feature has a single shape and hence no reoccurring pattern. With a clean shape and surrounding road the feature is meant to be visible.</w:t>
            </w:r>
          </w:p>
        </w:tc>
      </w:tr>
      <w:tr w:rsidR="00832DA6" w:rsidTr="00C2466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Texture</w:t>
            </w:r>
          </w:p>
        </w:tc>
        <w:tc>
          <w:tcPr>
            <w:tcW w:w="8321" w:type="dxa"/>
          </w:tcPr>
          <w:p w:rsidR="00832DA6" w:rsidRDefault="00FD3ED0" w:rsidP="00BA606F">
            <w:pPr>
              <w:cnfStyle w:val="000000000000" w:firstRow="0" w:lastRow="0" w:firstColumn="0" w:lastColumn="0" w:oddVBand="0" w:evenVBand="0" w:oddHBand="0" w:evenHBand="0" w:firstRowFirstColumn="0" w:firstRowLastColumn="0" w:lastRowFirstColumn="0" w:lastRowLastColumn="0"/>
            </w:pPr>
            <w:r>
              <w:t xml:space="preserve">With no drastic variations in tone throughout the building and field the texture in both is relatively smooth. </w:t>
            </w:r>
          </w:p>
        </w:tc>
      </w:tr>
      <w:tr w:rsidR="00832DA6" w:rsidTr="00C2466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Shadow</w:t>
            </w:r>
          </w:p>
        </w:tc>
        <w:tc>
          <w:tcPr>
            <w:tcW w:w="8321" w:type="dxa"/>
          </w:tcPr>
          <w:p w:rsidR="00832DA6" w:rsidRDefault="00FD3ED0" w:rsidP="00BA606F">
            <w:pPr>
              <w:cnfStyle w:val="000000000000" w:firstRow="0" w:lastRow="0" w:firstColumn="0" w:lastColumn="0" w:oddVBand="0" w:evenVBand="0" w:oddHBand="0" w:evenHBand="0" w:firstRowFirstColumn="0" w:firstRowLastColumn="0" w:lastRowFirstColumn="0" w:lastRowLastColumn="0"/>
            </w:pPr>
            <w:r>
              <w:t>A larger shadow can be seen from the main school building. With more shadow present the building has more height than neighboring residential houses.</w:t>
            </w:r>
            <w:r w:rsidR="00C24664">
              <w:t xml:space="preserve"> The dark shape to the let of the building is in fact the shadow being cast by the building onto the grounds.</w:t>
            </w:r>
            <w:r>
              <w:t xml:space="preserve"> </w:t>
            </w:r>
          </w:p>
        </w:tc>
      </w:tr>
      <w:tr w:rsidR="00832DA6" w:rsidTr="00C24664">
        <w:tc>
          <w:tcPr>
            <w:cnfStyle w:val="001000000000" w:firstRow="0" w:lastRow="0" w:firstColumn="1" w:lastColumn="0" w:oddVBand="0" w:evenVBand="0" w:oddHBand="0" w:evenHBand="0" w:firstRowFirstColumn="0" w:firstRowLastColumn="0" w:lastRowFirstColumn="0" w:lastRowLastColumn="0"/>
            <w:tcW w:w="1255" w:type="dxa"/>
            <w:shd w:val="clear" w:color="auto" w:fill="BFBFBF" w:themeFill="background1" w:themeFillShade="BF"/>
          </w:tcPr>
          <w:p w:rsidR="00832DA6" w:rsidRPr="001305E0" w:rsidRDefault="00832DA6" w:rsidP="00BA606F">
            <w:pPr>
              <w:rPr>
                <w:b w:val="0"/>
              </w:rPr>
            </w:pPr>
            <w:r w:rsidRPr="001305E0">
              <w:rPr>
                <w:b w:val="0"/>
              </w:rPr>
              <w:t>Association</w:t>
            </w:r>
          </w:p>
        </w:tc>
        <w:tc>
          <w:tcPr>
            <w:tcW w:w="8321" w:type="dxa"/>
          </w:tcPr>
          <w:p w:rsidR="00832DA6" w:rsidRDefault="00FD3ED0" w:rsidP="00BA606F">
            <w:pPr>
              <w:cnfStyle w:val="000000000000" w:firstRow="0" w:lastRow="0" w:firstColumn="0" w:lastColumn="0" w:oddVBand="0" w:evenVBand="0" w:oddHBand="0" w:evenHBand="0" w:firstRowFirstColumn="0" w:firstRowLastColumn="0" w:lastRowFirstColumn="0" w:lastRowLastColumn="0"/>
            </w:pPr>
            <w:r>
              <w:t xml:space="preserve">In an area surrounded by residential housing and clearly visible one can gather this is a school or church serving the community. </w:t>
            </w:r>
            <w:r w:rsidR="00832DA6">
              <w:t xml:space="preserve"> </w:t>
            </w:r>
          </w:p>
        </w:tc>
      </w:tr>
    </w:tbl>
    <w:p w:rsidR="00530BA0" w:rsidRPr="00530BA0" w:rsidRDefault="00832DA6" w:rsidP="00530BA0">
      <w:pPr>
        <w:spacing w:after="0" w:line="240" w:lineRule="auto"/>
        <w:rPr>
          <w:b/>
        </w:rPr>
      </w:pPr>
      <w:r w:rsidRPr="00832DA6">
        <w:rPr>
          <w:b/>
        </w:rPr>
        <w:t xml:space="preserve">Interpretation: </w:t>
      </w:r>
      <w:r w:rsidR="00FD3ED0">
        <w:rPr>
          <w:b/>
        </w:rPr>
        <w:t xml:space="preserve">School/church </w:t>
      </w:r>
    </w:p>
    <w:p w:rsidR="00530BA0" w:rsidRDefault="00530BA0"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Default="00554AC5" w:rsidP="00530BA0">
      <w:pPr>
        <w:spacing w:after="0" w:line="240" w:lineRule="auto"/>
      </w:pPr>
    </w:p>
    <w:p w:rsidR="00554AC5" w:rsidRPr="002339C7" w:rsidRDefault="00554AC5" w:rsidP="00530BA0">
      <w:pPr>
        <w:spacing w:after="0" w:line="240" w:lineRule="auto"/>
      </w:pPr>
    </w:p>
    <w:p w:rsidR="00BA606F" w:rsidRDefault="002339C7" w:rsidP="00BA606F">
      <w:pPr>
        <w:keepNext/>
        <w:spacing w:after="0" w:line="240" w:lineRule="auto"/>
        <w:ind w:left="180"/>
        <w:jc w:val="center"/>
      </w:pPr>
      <w:r>
        <w:rPr>
          <w:noProof/>
          <w:lang w:val="en-CA" w:eastAsia="en-CA"/>
        </w:rPr>
        <w:lastRenderedPageBreak/>
        <w:drawing>
          <wp:inline distT="0" distB="0" distL="0" distR="0" wp14:anchorId="1A963E97" wp14:editId="10EBD52A">
            <wp:extent cx="2865120" cy="19873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8436" cy="1989666"/>
                    </a:xfrm>
                    <a:prstGeom prst="rect">
                      <a:avLst/>
                    </a:prstGeom>
                  </pic:spPr>
                </pic:pic>
              </a:graphicData>
            </a:graphic>
          </wp:inline>
        </w:drawing>
      </w:r>
    </w:p>
    <w:p w:rsidR="002339C7" w:rsidRPr="002339C7" w:rsidRDefault="00BA606F" w:rsidP="005E0588">
      <w:pPr>
        <w:pStyle w:val="Caption"/>
        <w:jc w:val="center"/>
      </w:pPr>
      <w:r>
        <w:t xml:space="preserve">Figure </w:t>
      </w:r>
      <w:fldSimple w:instr=" SEQ Figure \* ARABIC ">
        <w:r w:rsidR="0058128E">
          <w:rPr>
            <w:noProof/>
          </w:rPr>
          <w:t>15</w:t>
        </w:r>
      </w:fldSimple>
      <w:r>
        <w:t xml:space="preserve"> Area C </w:t>
      </w:r>
      <w:r w:rsidRPr="00561FB6">
        <w:t>(Historic Department of Energy, Mines and Resources Panchromatic)</w:t>
      </w:r>
    </w:p>
    <w:p w:rsidR="00530BA0" w:rsidRPr="00F951D1" w:rsidRDefault="00B57040" w:rsidP="00C24664">
      <w:pPr>
        <w:numPr>
          <w:ilvl w:val="0"/>
          <w:numId w:val="1"/>
        </w:numPr>
        <w:spacing w:after="0" w:line="240" w:lineRule="auto"/>
      </w:pPr>
      <w:r w:rsidRPr="003411FD">
        <w:rPr>
          <w:rFonts w:ascii="Helvetica" w:hAnsi="Helvetica"/>
          <w:noProof/>
          <w:lang w:val="en-CA" w:eastAsia="en-CA"/>
        </w:rPr>
        <mc:AlternateContent>
          <mc:Choice Requires="wps">
            <w:drawing>
              <wp:anchor distT="91440" distB="91440" distL="114300" distR="114300" simplePos="0" relativeHeight="251661312" behindDoc="0" locked="0" layoutInCell="1" allowOverlap="1" wp14:anchorId="425D6979" wp14:editId="14A43029">
                <wp:simplePos x="0" y="0"/>
                <wp:positionH relativeFrom="margin">
                  <wp:posOffset>-635</wp:posOffset>
                </wp:positionH>
                <wp:positionV relativeFrom="paragraph">
                  <wp:posOffset>772160</wp:posOffset>
                </wp:positionV>
                <wp:extent cx="5824220" cy="1403985"/>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4220" cy="1403985"/>
                        </a:xfrm>
                        <a:prstGeom prst="rect">
                          <a:avLst/>
                        </a:prstGeom>
                        <a:noFill/>
                        <a:ln w="9525">
                          <a:noFill/>
                          <a:miter lim="800000"/>
                          <a:headEnd/>
                          <a:tailEnd/>
                        </a:ln>
                      </wps:spPr>
                      <wps:txbx>
                        <w:txbxContent>
                          <w:p w:rsidR="003817D2" w:rsidRPr="00A90029" w:rsidRDefault="003817D2">
                            <w:pPr>
                              <w:pBdr>
                                <w:top w:val="single" w:sz="24" w:space="8" w:color="5B9BD5" w:themeColor="accent1"/>
                                <w:bottom w:val="single" w:sz="24" w:space="8" w:color="5B9BD5" w:themeColor="accent1"/>
                              </w:pBdr>
                              <w:spacing w:after="0"/>
                              <w:rPr>
                                <w:i/>
                                <w:iCs/>
                                <w:sz w:val="24"/>
                                <w:szCs w:val="24"/>
                              </w:rPr>
                            </w:pPr>
                            <w:r w:rsidRPr="00A90029">
                              <w:rPr>
                                <w:i/>
                                <w:iCs/>
                                <w:sz w:val="24"/>
                                <w:szCs w:val="24"/>
                              </w:rPr>
                              <w:t xml:space="preserve"> The object located here can be seen as a large, tall antenna and/or radio tower. Located in the field to service, whatever the utility may be, the surrounding area. The main reasoning for this assumption is the context in which this object is present. The object, though large, will not be seen by many and will serve a more practical purpose than that of visual looks</w:t>
                            </w:r>
                            <w:r>
                              <w:rPr>
                                <w:i/>
                                <w:iCs/>
                                <w:sz w:val="24"/>
                                <w:szCs w:val="24"/>
                              </w:rPr>
                              <w:t xml:space="preserve"> or style</w:t>
                            </w:r>
                            <w:r w:rsidRPr="00A90029">
                              <w:rPr>
                                <w:i/>
                                <w:iCs/>
                                <w:sz w:val="24"/>
                                <w:szCs w:val="24"/>
                              </w:rPr>
                              <w:t>. Also through association you can notice a single service road used by technicians</w:t>
                            </w:r>
                            <w:r>
                              <w:rPr>
                                <w:i/>
                                <w:iCs/>
                                <w:sz w:val="24"/>
                                <w:szCs w:val="24"/>
                              </w:rPr>
                              <w:t xml:space="preserve">/maintenance when working </w:t>
                            </w:r>
                            <w:r w:rsidRPr="00A90029">
                              <w:rPr>
                                <w:i/>
                                <w:iCs/>
                                <w:sz w:val="24"/>
                                <w:szCs w:val="24"/>
                              </w:rPr>
                              <w:t>on the tall, slim, structure.</w:t>
                            </w:r>
                          </w:p>
                          <w:p w:rsidR="003817D2" w:rsidRPr="00212EAD" w:rsidRDefault="003817D2">
                            <w:pPr>
                              <w:pBdr>
                                <w:top w:val="single" w:sz="24" w:space="8" w:color="5B9BD5" w:themeColor="accent1"/>
                                <w:bottom w:val="single" w:sz="24" w:space="8" w:color="5B9BD5" w:themeColor="accent1"/>
                              </w:pBdr>
                              <w:spacing w:after="0"/>
                              <w:rPr>
                                <w:i/>
                                <w:iCs/>
                                <w:color w:val="FF0000"/>
                                <w:sz w:val="24"/>
                                <w:rPrChange w:id="17" w:author="Janet" w:date="2015-10-04T09:02:00Z">
                                  <w:rPr>
                                    <w:i/>
                                    <w:iCs/>
                                    <w:color w:val="5B9BD5" w:themeColor="accent1"/>
                                    <w:sz w:val="24"/>
                                  </w:rPr>
                                </w:rPrChange>
                              </w:rPr>
                            </w:pPr>
                            <w:r>
                              <w:rPr>
                                <w:b/>
                                <w:sz w:val="24"/>
                                <w:szCs w:val="24"/>
                              </w:rPr>
                              <w:br/>
                              <w:t xml:space="preserve">Interpretation: Radio antenna/tower </w:t>
                            </w:r>
                            <w:ins w:id="18" w:author="Janet" w:date="2015-10-04T09:02:00Z">
                              <w:r w:rsidR="00212EAD">
                                <w:rPr>
                                  <w:b/>
                                  <w:color w:val="FF0000"/>
                                  <w:sz w:val="24"/>
                                  <w:szCs w:val="24"/>
                                </w:rPr>
                                <w:t xml:space="preserve">  you still needed to go through all the characteristics of interpretation  - long thin shadow extending from small boxlike shadow 1.5/3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D6979" id="_x0000_s1041" type="#_x0000_t202" style="position:absolute;left:0;text-align:left;margin-left:-.05pt;margin-top:60.8pt;width:458.6pt;height:110.55pt;z-index:25166131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" filled="f" stroked="f">
                <v:textbox style="mso-fit-shape-to-text:t">
                  <w:txbxContent>
                    <w:p w:rsidR="003817D2" w:rsidRPr="00A90029" w:rsidRDefault="003817D2">
                      <w:pPr>
                        <w:pBdr>
                          <w:top w:val="single" w:sz="24" w:space="8" w:color="5B9BD5" w:themeColor="accent1"/>
                          <w:bottom w:val="single" w:sz="24" w:space="8" w:color="5B9BD5" w:themeColor="accent1"/>
                        </w:pBdr>
                        <w:spacing w:after="0"/>
                        <w:rPr>
                          <w:i/>
                          <w:iCs/>
                          <w:sz w:val="24"/>
                          <w:szCs w:val="24"/>
                        </w:rPr>
                      </w:pPr>
                      <w:r w:rsidRPr="00A90029">
                        <w:rPr>
                          <w:i/>
                          <w:iCs/>
                          <w:sz w:val="24"/>
                          <w:szCs w:val="24"/>
                        </w:rPr>
                        <w:t xml:space="preserve"> The object located here can be seen as a large, tall antenna and/or radio tower. Located in the field to service, whatever the utility may be, the surrounding area. The main reasoning for this assumption is the context in which this object is present. The object, though large, will not be seen by many and will serve a more practical purpose than that of visual looks</w:t>
                      </w:r>
                      <w:r>
                        <w:rPr>
                          <w:i/>
                          <w:iCs/>
                          <w:sz w:val="24"/>
                          <w:szCs w:val="24"/>
                        </w:rPr>
                        <w:t xml:space="preserve"> or style</w:t>
                      </w:r>
                      <w:r w:rsidRPr="00A90029">
                        <w:rPr>
                          <w:i/>
                          <w:iCs/>
                          <w:sz w:val="24"/>
                          <w:szCs w:val="24"/>
                        </w:rPr>
                        <w:t>. Also through association you can notice a single service road used by technicians</w:t>
                      </w:r>
                      <w:r>
                        <w:rPr>
                          <w:i/>
                          <w:iCs/>
                          <w:sz w:val="24"/>
                          <w:szCs w:val="24"/>
                        </w:rPr>
                        <w:t xml:space="preserve">/maintenance when working </w:t>
                      </w:r>
                      <w:r w:rsidRPr="00A90029">
                        <w:rPr>
                          <w:i/>
                          <w:iCs/>
                          <w:sz w:val="24"/>
                          <w:szCs w:val="24"/>
                        </w:rPr>
                        <w:t>on the tall, slim, structure.</w:t>
                      </w:r>
                    </w:p>
                    <w:p w:rsidR="003817D2" w:rsidRPr="00212EAD" w:rsidRDefault="003817D2">
                      <w:pPr>
                        <w:pBdr>
                          <w:top w:val="single" w:sz="24" w:space="8" w:color="5B9BD5" w:themeColor="accent1"/>
                          <w:bottom w:val="single" w:sz="24" w:space="8" w:color="5B9BD5" w:themeColor="accent1"/>
                        </w:pBdr>
                        <w:spacing w:after="0"/>
                        <w:rPr>
                          <w:i/>
                          <w:iCs/>
                          <w:color w:val="FF0000"/>
                          <w:sz w:val="24"/>
                          <w:rPrChange w:id="19" w:author="Janet" w:date="2015-10-04T09:02:00Z">
                            <w:rPr>
                              <w:i/>
                              <w:iCs/>
                              <w:color w:val="5B9BD5" w:themeColor="accent1"/>
                              <w:sz w:val="24"/>
                            </w:rPr>
                          </w:rPrChange>
                        </w:rPr>
                      </w:pPr>
                      <w:r>
                        <w:rPr>
                          <w:b/>
                          <w:sz w:val="24"/>
                          <w:szCs w:val="24"/>
                        </w:rPr>
                        <w:br/>
                        <w:t xml:space="preserve">Interpretation: Radio antenna/tower </w:t>
                      </w:r>
                      <w:ins w:id="20" w:author="Janet" w:date="2015-10-04T09:02:00Z">
                        <w:r w:rsidR="00212EAD">
                          <w:rPr>
                            <w:b/>
                            <w:color w:val="FF0000"/>
                            <w:sz w:val="24"/>
                            <w:szCs w:val="24"/>
                          </w:rPr>
                          <w:t xml:space="preserve">  you still needed to go through all the characteristics of interpretation  - long thin shadow extending from small boxlike shadow 1.5/3</w:t>
                        </w:r>
                      </w:ins>
                    </w:p>
                  </w:txbxContent>
                </v:textbox>
                <w10:wrap type="topAndBottom" anchorx="margin"/>
              </v:shape>
            </w:pict>
          </mc:Fallback>
        </mc:AlternateContent>
      </w:r>
      <w:r w:rsidR="00A90029">
        <w:rPr>
          <w:rFonts w:ascii="Helvetica" w:hAnsi="Helvetica"/>
        </w:rPr>
        <w:t xml:space="preserve">What is the small object at the centre of area c?  Be sure to discuss the context (association) </w:t>
      </w:r>
    </w:p>
    <w:p w:rsidR="00554AC5" w:rsidRDefault="00554AC5" w:rsidP="00BA606F">
      <w:pPr>
        <w:spacing w:after="0" w:line="240" w:lineRule="auto"/>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Default="00554AC5" w:rsidP="00554AC5">
      <w:pPr>
        <w:spacing w:after="0" w:line="240" w:lineRule="auto"/>
        <w:ind w:left="180"/>
      </w:pPr>
    </w:p>
    <w:p w:rsidR="00554AC5" w:rsidRPr="00554AC5" w:rsidRDefault="00554AC5" w:rsidP="00554AC5">
      <w:pPr>
        <w:spacing w:after="0" w:line="240" w:lineRule="auto"/>
        <w:ind w:left="180"/>
      </w:pPr>
    </w:p>
    <w:p w:rsidR="00554AC5" w:rsidRDefault="00554AC5" w:rsidP="00554AC5">
      <w:pPr>
        <w:pStyle w:val="ListParagraph"/>
        <w:rPr>
          <w:rFonts w:ascii="Helvetica" w:hAnsi="Helvetica"/>
        </w:rPr>
      </w:pPr>
    </w:p>
    <w:p w:rsidR="00C24664" w:rsidRDefault="00C24664" w:rsidP="00554AC5">
      <w:pPr>
        <w:numPr>
          <w:ilvl w:val="0"/>
          <w:numId w:val="1"/>
        </w:numPr>
        <w:spacing w:after="0" w:line="240" w:lineRule="auto"/>
      </w:pPr>
      <w:r>
        <w:rPr>
          <w:rFonts w:ascii="Helvetica" w:hAnsi="Helvetica"/>
        </w:rPr>
        <w:t>What is th</w:t>
      </w:r>
      <w:r w:rsidRPr="00554AC5">
        <w:rPr>
          <w:rFonts w:ascii="Helvetica" w:hAnsi="Helvetica"/>
        </w:rPr>
        <w:t>e linear feature in area d? (5 marks)</w:t>
      </w:r>
    </w:p>
    <w:p w:rsidR="00C24664" w:rsidRDefault="00C24664" w:rsidP="00BA606F">
      <w:pPr>
        <w:keepNext/>
        <w:spacing w:after="0" w:line="240" w:lineRule="auto"/>
      </w:pPr>
    </w:p>
    <w:p w:rsidR="00BA606F" w:rsidRDefault="00BA606F" w:rsidP="00BA606F">
      <w:pPr>
        <w:keepNext/>
        <w:spacing w:after="0" w:line="240" w:lineRule="auto"/>
      </w:pPr>
      <w:r>
        <w:rPr>
          <w:noProof/>
          <w:lang w:val="en-CA" w:eastAsia="en-CA"/>
        </w:rPr>
        <w:drawing>
          <wp:inline distT="0" distB="0" distL="0" distR="0" wp14:anchorId="79D84944" wp14:editId="797FB4A1">
            <wp:extent cx="2033337" cy="143529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7235" cy="1487462"/>
                    </a:xfrm>
                    <a:prstGeom prst="rect">
                      <a:avLst/>
                    </a:prstGeom>
                  </pic:spPr>
                </pic:pic>
              </a:graphicData>
            </a:graphic>
          </wp:inline>
        </w:drawing>
      </w:r>
    </w:p>
    <w:p w:rsidR="00BA606F" w:rsidRDefault="00BA606F" w:rsidP="00BA606F">
      <w:pPr>
        <w:pStyle w:val="Caption"/>
      </w:pPr>
      <w:r>
        <w:t xml:space="preserve">Figure </w:t>
      </w:r>
      <w:fldSimple w:instr=" SEQ Figure \* ARABIC ">
        <w:r w:rsidR="0058128E">
          <w:rPr>
            <w:noProof/>
          </w:rPr>
          <w:t>16</w:t>
        </w:r>
      </w:fldSimple>
      <w:r>
        <w:t xml:space="preserve"> Area D </w:t>
      </w:r>
      <w:r w:rsidRPr="009725EB">
        <w:t>(Historic Department of Energy, Mines and Resources Panchromatic)</w:t>
      </w:r>
    </w:p>
    <w:p w:rsidR="00BA606F" w:rsidRDefault="00BA606F" w:rsidP="00BA606F">
      <w:pPr>
        <w:keepNext/>
        <w:spacing w:after="0" w:line="240" w:lineRule="auto"/>
      </w:pPr>
      <w:r>
        <w:t xml:space="preserve">  </w:t>
      </w:r>
      <w:r>
        <w:rPr>
          <w:noProof/>
          <w:lang w:val="en-CA" w:eastAsia="en-CA"/>
        </w:rPr>
        <w:drawing>
          <wp:inline distT="0" distB="0" distL="0" distR="0" wp14:anchorId="3341794D" wp14:editId="71D75FB4">
            <wp:extent cx="2075179" cy="1612232"/>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969" cy="1643145"/>
                    </a:xfrm>
                    <a:prstGeom prst="rect">
                      <a:avLst/>
                    </a:prstGeom>
                  </pic:spPr>
                </pic:pic>
              </a:graphicData>
            </a:graphic>
          </wp:inline>
        </w:drawing>
      </w:r>
    </w:p>
    <w:p w:rsidR="00BA606F" w:rsidRDefault="00BA606F" w:rsidP="00BA606F">
      <w:pPr>
        <w:pStyle w:val="Caption"/>
      </w:pPr>
      <w:r>
        <w:t xml:space="preserve">Figure </w:t>
      </w:r>
      <w:fldSimple w:instr=" SEQ Figure \* ARABIC ">
        <w:r w:rsidR="0058128E">
          <w:rPr>
            <w:noProof/>
          </w:rPr>
          <w:t>17</w:t>
        </w:r>
      </w:fldSimple>
      <w:r>
        <w:t xml:space="preserve"> Google Earth Historic Imagery (1934)</w:t>
      </w:r>
    </w:p>
    <w:p w:rsidR="00BA606F" w:rsidRDefault="00BA606F" w:rsidP="00BA606F">
      <w:pPr>
        <w:pStyle w:val="Caption"/>
        <w:keepNext/>
      </w:pPr>
      <w:r>
        <w:rPr>
          <w:noProof/>
          <w:lang w:val="en-CA" w:eastAsia="en-CA"/>
        </w:rPr>
        <w:drawing>
          <wp:inline distT="0" distB="0" distL="0" distR="0" wp14:anchorId="6E7F6955" wp14:editId="28F8E647">
            <wp:extent cx="2239433" cy="1347537"/>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8541" cy="1383104"/>
                    </a:xfrm>
                    <a:prstGeom prst="rect">
                      <a:avLst/>
                    </a:prstGeom>
                  </pic:spPr>
                </pic:pic>
              </a:graphicData>
            </a:graphic>
          </wp:inline>
        </w:drawing>
      </w:r>
    </w:p>
    <w:p w:rsidR="00C24664" w:rsidRDefault="00BA606F" w:rsidP="00C24664">
      <w:pPr>
        <w:pStyle w:val="Caption"/>
        <w:keepNext/>
      </w:pPr>
      <w:r>
        <w:t xml:space="preserve">Figure </w:t>
      </w:r>
      <w:fldSimple w:instr=" SEQ Figure \* ARABIC ">
        <w:r w:rsidR="0058128E">
          <w:rPr>
            <w:noProof/>
          </w:rPr>
          <w:t>18</w:t>
        </w:r>
      </w:fldSimple>
      <w:r>
        <w:t xml:space="preserve"> Googl</w:t>
      </w:r>
      <w:r w:rsidR="00C24664">
        <w:t>e Earth Historic Imagery (1995)</w:t>
      </w:r>
      <w:r>
        <w:br/>
      </w:r>
      <w:r>
        <w:rPr>
          <w:noProof/>
          <w:lang w:val="en-CA" w:eastAsia="en-CA"/>
        </w:rPr>
        <w:drawing>
          <wp:inline distT="0" distB="0" distL="0" distR="0" wp14:anchorId="6FA70A21" wp14:editId="763C9A1B">
            <wp:extent cx="2033337" cy="1324306"/>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7714" cy="1346695"/>
                    </a:xfrm>
                    <a:prstGeom prst="rect">
                      <a:avLst/>
                    </a:prstGeom>
                  </pic:spPr>
                </pic:pic>
              </a:graphicData>
            </a:graphic>
          </wp:inline>
        </w:drawing>
      </w:r>
    </w:p>
    <w:p w:rsidR="00BA606F" w:rsidRDefault="00C24664" w:rsidP="00C24664">
      <w:pPr>
        <w:pStyle w:val="Caption"/>
      </w:pPr>
      <w:r>
        <w:t xml:space="preserve">Figure </w:t>
      </w:r>
      <w:fldSimple w:instr=" SEQ Figure \* ARABIC ">
        <w:r w:rsidR="0058128E">
          <w:rPr>
            <w:noProof/>
          </w:rPr>
          <w:t>19</w:t>
        </w:r>
      </w:fldSimple>
      <w:r>
        <w:t xml:space="preserve"> G</w:t>
      </w:r>
      <w:r w:rsidRPr="00BF4500">
        <w:t>oogle Earth Imagery (2015)</w:t>
      </w:r>
    </w:p>
    <w:p w:rsidR="00112AEB" w:rsidRPr="00A90029" w:rsidRDefault="00BC72E7" w:rsidP="00A90029">
      <w:pPr>
        <w:pStyle w:val="Caption"/>
      </w:pPr>
      <w:r w:rsidRPr="00B57040">
        <w:rPr>
          <w:i w:val="0"/>
          <w:iCs w:val="0"/>
          <w:noProof/>
          <w:color w:val="auto"/>
          <w:sz w:val="24"/>
          <w:szCs w:val="24"/>
          <w:lang w:val="en-CA" w:eastAsia="en-CA"/>
        </w:rPr>
        <w:lastRenderedPageBreak/>
        <mc:AlternateContent>
          <mc:Choice Requires="wps">
            <w:drawing>
              <wp:anchor distT="91440" distB="91440" distL="114300" distR="114300" simplePos="0" relativeHeight="251663360" behindDoc="0" locked="0" layoutInCell="1" allowOverlap="1" wp14:anchorId="0DF10369" wp14:editId="721C8186">
                <wp:simplePos x="0" y="0"/>
                <wp:positionH relativeFrom="margin">
                  <wp:posOffset>-256540</wp:posOffset>
                </wp:positionH>
                <wp:positionV relativeFrom="paragraph">
                  <wp:posOffset>-12700</wp:posOffset>
                </wp:positionV>
                <wp:extent cx="5633720" cy="2669540"/>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3720" cy="2669540"/>
                        </a:xfrm>
                        <a:prstGeom prst="rect">
                          <a:avLst/>
                        </a:prstGeom>
                        <a:noFill/>
                        <a:ln w="9525">
                          <a:noFill/>
                          <a:miter lim="800000"/>
                          <a:headEnd/>
                          <a:tailEnd/>
                        </a:ln>
                      </wps:spPr>
                      <wps:txbx>
                        <w:txbxContent>
                          <w:p w:rsidR="003817D2" w:rsidRDefault="003817D2">
                            <w:pPr>
                              <w:pBdr>
                                <w:top w:val="single" w:sz="24" w:space="8" w:color="5B9BD5" w:themeColor="accent1"/>
                                <w:bottom w:val="single" w:sz="24" w:space="8" w:color="5B9BD5" w:themeColor="accent1"/>
                              </w:pBdr>
                              <w:spacing w:after="0"/>
                              <w:rPr>
                                <w:i/>
                                <w:iCs/>
                                <w:sz w:val="24"/>
                                <w:szCs w:val="24"/>
                              </w:rPr>
                            </w:pPr>
                            <w:r w:rsidRPr="003411FD">
                              <w:rPr>
                                <w:i/>
                                <w:iCs/>
                                <w:sz w:val="24"/>
                                <w:szCs w:val="24"/>
                              </w:rPr>
                              <w:t xml:space="preserve">Looking at historic imagery on Google Earth has yielded the result that this is a portion of historic trail (Bruce Trail). </w:t>
                            </w:r>
                            <w:r>
                              <w:rPr>
                                <w:i/>
                                <w:iCs/>
                                <w:sz w:val="24"/>
                                <w:szCs w:val="24"/>
                              </w:rPr>
                              <w:t>A darker, rougher textured tree line can be seen with a noticeable break in the trees for the cleared path. The tree line does in fact cast a shadow and therefore larger deciduous trees are present. Athough the path is cleared, it can easily be mistaken for a road but looking at surrounding dirt roads shows this path as slightly smaller.</w:t>
                            </w:r>
                            <w:r w:rsidRPr="003411FD">
                              <w:rPr>
                                <w:i/>
                                <w:iCs/>
                                <w:sz w:val="24"/>
                                <w:szCs w:val="24"/>
                              </w:rPr>
                              <w:t xml:space="preserve"> In Figure 17 you can see the path</w:t>
                            </w:r>
                            <w:r>
                              <w:rPr>
                                <w:i/>
                                <w:iCs/>
                                <w:sz w:val="24"/>
                                <w:szCs w:val="24"/>
                              </w:rPr>
                              <w:t xml:space="preserve"> </w:t>
                            </w:r>
                            <w:r w:rsidRPr="003411FD">
                              <w:rPr>
                                <w:i/>
                                <w:iCs/>
                                <w:sz w:val="24"/>
                                <w:szCs w:val="24"/>
                              </w:rPr>
                              <w:t>clearly defined and cleared. Progressing further to 1995 (Figure 18) you can notice the path has now been broken but the two sections on either end still remain until after which the path was completely erased and re-purposed into viable farm-land</w:t>
                            </w:r>
                            <w:r>
                              <w:rPr>
                                <w:i/>
                                <w:iCs/>
                                <w:sz w:val="24"/>
                                <w:szCs w:val="24"/>
                              </w:rPr>
                              <w:t xml:space="preserve"> at some time after 1995</w:t>
                            </w:r>
                            <w:r w:rsidRPr="003411FD">
                              <w:rPr>
                                <w:i/>
                                <w:iCs/>
                                <w:sz w:val="24"/>
                                <w:szCs w:val="24"/>
                              </w:rPr>
                              <w:t>.</w:t>
                            </w:r>
                          </w:p>
                          <w:p w:rsidR="003817D2" w:rsidRPr="00212EAD" w:rsidRDefault="003817D2">
                            <w:pPr>
                              <w:pBdr>
                                <w:top w:val="single" w:sz="24" w:space="8" w:color="5B9BD5" w:themeColor="accent1"/>
                                <w:bottom w:val="single" w:sz="24" w:space="8" w:color="5B9BD5" w:themeColor="accent1"/>
                              </w:pBdr>
                              <w:spacing w:after="0"/>
                              <w:rPr>
                                <w:b/>
                                <w:i/>
                                <w:iCs/>
                                <w:color w:val="FF0000"/>
                                <w:sz w:val="24"/>
                                <w:rPrChange w:id="21" w:author="Janet" w:date="2015-10-04T09:03:00Z">
                                  <w:rPr>
                                    <w:b/>
                                    <w:i/>
                                    <w:iCs/>
                                    <w:color w:val="5B9BD5" w:themeColor="accent1"/>
                                    <w:sz w:val="24"/>
                                  </w:rPr>
                                </w:rPrChange>
                              </w:rPr>
                            </w:pPr>
                            <w:r>
                              <w:rPr>
                                <w:i/>
                                <w:iCs/>
                                <w:sz w:val="24"/>
                                <w:szCs w:val="24"/>
                              </w:rPr>
                              <w:br/>
                            </w:r>
                            <w:r w:rsidRPr="00530BA0">
                              <w:rPr>
                                <w:b/>
                                <w:i/>
                                <w:iCs/>
                                <w:sz w:val="24"/>
                                <w:szCs w:val="24"/>
                              </w:rPr>
                              <w:t>Interpretation:  Bruce Trail</w:t>
                            </w:r>
                            <w:ins w:id="22" w:author="Janet" w:date="2015-10-04T09:03:00Z">
                              <w:r w:rsidR="00212EAD">
                                <w:rPr>
                                  <w:b/>
                                  <w:i/>
                                  <w:iCs/>
                                  <w:color w:val="FF0000"/>
                                  <w:sz w:val="24"/>
                                  <w:szCs w:val="24"/>
                                </w:rPr>
                                <w:t xml:space="preserve">  look at the long sweeping curve indicative of a rail line; overgrown by shrubs; small shadow which could mean slight depression; 3.5/5</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10369" id="_x0000_s1042" type="#_x0000_t202" style="position:absolute;margin-left:-20.2pt;margin-top:-1pt;width:443.6pt;height:210.2pt;z-index:2516633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" filled="f" stroked="f">
                <v:textbox>
                  <w:txbxContent>
                    <w:p w:rsidR="003817D2" w:rsidRDefault="003817D2">
                      <w:pPr>
                        <w:pBdr>
                          <w:top w:val="single" w:sz="24" w:space="8" w:color="5B9BD5" w:themeColor="accent1"/>
                          <w:bottom w:val="single" w:sz="24" w:space="8" w:color="5B9BD5" w:themeColor="accent1"/>
                        </w:pBdr>
                        <w:spacing w:after="0"/>
                        <w:rPr>
                          <w:i/>
                          <w:iCs/>
                          <w:sz w:val="24"/>
                          <w:szCs w:val="24"/>
                        </w:rPr>
                      </w:pPr>
                      <w:r w:rsidRPr="003411FD">
                        <w:rPr>
                          <w:i/>
                          <w:iCs/>
                          <w:sz w:val="24"/>
                          <w:szCs w:val="24"/>
                        </w:rPr>
                        <w:t xml:space="preserve">Looking at historic imagery on Google Earth has yielded the result that this is a portion of historic trail (Bruce Trail). </w:t>
                      </w:r>
                      <w:r>
                        <w:rPr>
                          <w:i/>
                          <w:iCs/>
                          <w:sz w:val="24"/>
                          <w:szCs w:val="24"/>
                        </w:rPr>
                        <w:t>A darker, rougher textured tree line can be seen with a noticeable break in the trees for the cleared path. The tree line does in fact cast a shadow and therefore larger deciduous trees are present. Athough the path is cleared, it can easily be mistaken for a road but looking at surrounding dirt roads shows this path as slightly smaller.</w:t>
                      </w:r>
                      <w:r w:rsidRPr="003411FD">
                        <w:rPr>
                          <w:i/>
                          <w:iCs/>
                          <w:sz w:val="24"/>
                          <w:szCs w:val="24"/>
                        </w:rPr>
                        <w:t xml:space="preserve"> In Figure 17 you can see the path</w:t>
                      </w:r>
                      <w:r>
                        <w:rPr>
                          <w:i/>
                          <w:iCs/>
                          <w:sz w:val="24"/>
                          <w:szCs w:val="24"/>
                        </w:rPr>
                        <w:t xml:space="preserve"> </w:t>
                      </w:r>
                      <w:r w:rsidRPr="003411FD">
                        <w:rPr>
                          <w:i/>
                          <w:iCs/>
                          <w:sz w:val="24"/>
                          <w:szCs w:val="24"/>
                        </w:rPr>
                        <w:t>clearly defined and cleared. Progressing further to 1995 (Figure 18) you can notice the path has now been broken but the two sections on either end still remain until after which the path was completely erased and re-purposed into viable farm-land</w:t>
                      </w:r>
                      <w:r>
                        <w:rPr>
                          <w:i/>
                          <w:iCs/>
                          <w:sz w:val="24"/>
                          <w:szCs w:val="24"/>
                        </w:rPr>
                        <w:t xml:space="preserve"> at some time after 1995</w:t>
                      </w:r>
                      <w:r w:rsidRPr="003411FD">
                        <w:rPr>
                          <w:i/>
                          <w:iCs/>
                          <w:sz w:val="24"/>
                          <w:szCs w:val="24"/>
                        </w:rPr>
                        <w:t>.</w:t>
                      </w:r>
                    </w:p>
                    <w:p w:rsidR="003817D2" w:rsidRPr="00212EAD" w:rsidRDefault="003817D2">
                      <w:pPr>
                        <w:pBdr>
                          <w:top w:val="single" w:sz="24" w:space="8" w:color="5B9BD5" w:themeColor="accent1"/>
                          <w:bottom w:val="single" w:sz="24" w:space="8" w:color="5B9BD5" w:themeColor="accent1"/>
                        </w:pBdr>
                        <w:spacing w:after="0"/>
                        <w:rPr>
                          <w:b/>
                          <w:i/>
                          <w:iCs/>
                          <w:color w:val="FF0000"/>
                          <w:sz w:val="24"/>
                          <w:rPrChange w:id="23" w:author="Janet" w:date="2015-10-04T09:03:00Z">
                            <w:rPr>
                              <w:b/>
                              <w:i/>
                              <w:iCs/>
                              <w:color w:val="5B9BD5" w:themeColor="accent1"/>
                              <w:sz w:val="24"/>
                            </w:rPr>
                          </w:rPrChange>
                        </w:rPr>
                      </w:pPr>
                      <w:r>
                        <w:rPr>
                          <w:i/>
                          <w:iCs/>
                          <w:sz w:val="24"/>
                          <w:szCs w:val="24"/>
                        </w:rPr>
                        <w:br/>
                      </w:r>
                      <w:r w:rsidRPr="00530BA0">
                        <w:rPr>
                          <w:b/>
                          <w:i/>
                          <w:iCs/>
                          <w:sz w:val="24"/>
                          <w:szCs w:val="24"/>
                        </w:rPr>
                        <w:t>Interpretation:  Bruce Trail</w:t>
                      </w:r>
                      <w:ins w:id="24" w:author="Janet" w:date="2015-10-04T09:03:00Z">
                        <w:r w:rsidR="00212EAD">
                          <w:rPr>
                            <w:b/>
                            <w:i/>
                            <w:iCs/>
                            <w:color w:val="FF0000"/>
                            <w:sz w:val="24"/>
                            <w:szCs w:val="24"/>
                          </w:rPr>
                          <w:t xml:space="preserve">  look at the long sweeping curve indicative of a rail line; overgrown by shrubs; small shadow which could mean slight depression; 3.5/5</w:t>
                        </w:r>
                      </w:ins>
                    </w:p>
                  </w:txbxContent>
                </v:textbox>
                <w10:wrap type="topAndBottom" anchorx="margin"/>
              </v:shape>
            </w:pict>
          </mc:Fallback>
        </mc:AlternateContent>
      </w:r>
    </w:p>
    <w:p w:rsidR="005F1423" w:rsidRDefault="005F1423" w:rsidP="002339C7">
      <w:pPr>
        <w:spacing w:after="0" w:line="240" w:lineRule="auto"/>
      </w:pPr>
    </w:p>
    <w:p w:rsidR="00A90029" w:rsidRDefault="00624F1D" w:rsidP="00A90029">
      <w:pPr>
        <w:keepNext/>
        <w:spacing w:after="0" w:line="240" w:lineRule="auto"/>
        <w:jc w:val="center"/>
      </w:pPr>
      <w:r>
        <w:rPr>
          <w:noProof/>
          <w:lang w:val="en-CA" w:eastAsia="en-CA"/>
        </w:rPr>
        <w:drawing>
          <wp:inline distT="0" distB="0" distL="0" distR="0" wp14:anchorId="4AA1DC3A" wp14:editId="3E8A824D">
            <wp:extent cx="3086100" cy="2276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100" cy="2276475"/>
                    </a:xfrm>
                    <a:prstGeom prst="rect">
                      <a:avLst/>
                    </a:prstGeom>
                  </pic:spPr>
                </pic:pic>
              </a:graphicData>
            </a:graphic>
          </wp:inline>
        </w:drawing>
      </w:r>
    </w:p>
    <w:p w:rsidR="002339C7" w:rsidRDefault="00A90029" w:rsidP="00A90029">
      <w:pPr>
        <w:pStyle w:val="Caption"/>
        <w:jc w:val="center"/>
      </w:pPr>
      <w:r>
        <w:t xml:space="preserve">Figure </w:t>
      </w:r>
      <w:fldSimple w:instr=" SEQ Figure \* ARABIC ">
        <w:r w:rsidR="0058128E">
          <w:rPr>
            <w:noProof/>
          </w:rPr>
          <w:t>20</w:t>
        </w:r>
      </w:fldSimple>
      <w:r>
        <w:t xml:space="preserve"> Area E </w:t>
      </w:r>
      <w:r w:rsidRPr="00FC6405">
        <w:t>(Historic Department of Energy, Mines and Resources Panchromatic)</w:t>
      </w:r>
    </w:p>
    <w:p w:rsidR="002339C7" w:rsidRPr="00F951D1" w:rsidRDefault="002339C7" w:rsidP="002339C7">
      <w:pPr>
        <w:spacing w:after="0" w:line="240" w:lineRule="auto"/>
      </w:pPr>
    </w:p>
    <w:p w:rsidR="005F1423" w:rsidRPr="00CA7FE6" w:rsidRDefault="005F1423" w:rsidP="005F1423">
      <w:pPr>
        <w:numPr>
          <w:ilvl w:val="0"/>
          <w:numId w:val="1"/>
        </w:numPr>
        <w:spacing w:after="0" w:line="240" w:lineRule="auto"/>
      </w:pPr>
      <w:r>
        <w:rPr>
          <w:rFonts w:ascii="Helvetica" w:hAnsi="Helvetica"/>
        </w:rPr>
        <w:t>What is the square feature in area e?  Why is it so bright? (4 marks)</w:t>
      </w:r>
    </w:p>
    <w:p w:rsidR="00BC72E7" w:rsidRDefault="00BC72E7"/>
    <w:p w:rsidR="00BC72E7" w:rsidRDefault="00BC72E7"/>
    <w:p w:rsidR="003817D2" w:rsidRDefault="003817D2"/>
    <w:p w:rsidR="003817D2" w:rsidRDefault="003817D2"/>
    <w:p w:rsidR="003817D2" w:rsidRDefault="003817D2"/>
    <w:p w:rsidR="003817D2" w:rsidRDefault="003817D2"/>
    <w:p w:rsidR="003817D2" w:rsidRDefault="003817D2"/>
    <w:p w:rsidR="003817D2" w:rsidRDefault="003817D2">
      <w:pPr>
        <w:rPr>
          <w:color w:val="FF0000"/>
        </w:rPr>
      </w:pPr>
    </w:p>
    <w:p w:rsidR="003817D2" w:rsidRDefault="003817D2">
      <w:pPr>
        <w:rPr>
          <w:color w:val="FF0000"/>
        </w:rPr>
      </w:pPr>
    </w:p>
    <w:p w:rsidR="003817D2" w:rsidDel="00212EAD" w:rsidRDefault="003817D2">
      <w:pPr>
        <w:rPr>
          <w:del w:id="25" w:author="Janet" w:date="2015-10-04T09:05:00Z"/>
          <w:color w:val="FF0000"/>
        </w:rPr>
      </w:pPr>
      <w:r>
        <w:rPr>
          <w:color w:val="FF0000"/>
        </w:rPr>
        <w:t xml:space="preserve">Presentation/Grammar/Spelling:  include your letter inside the </w:t>
      </w:r>
      <w:r>
        <w:rPr>
          <w:noProof/>
          <w:lang w:val="en-CA" w:eastAsia="en-CA"/>
        </w:rPr>
        <mc:AlternateContent>
          <mc:Choice Requires="wps">
            <w:drawing>
              <wp:anchor distT="91440" distB="91440" distL="114300" distR="114300" simplePos="0" relativeHeight="251665408" behindDoc="0" locked="0" layoutInCell="1" allowOverlap="1" wp14:anchorId="0767EE69" wp14:editId="3931E4CC">
                <wp:simplePos x="0" y="0"/>
                <wp:positionH relativeFrom="margin">
                  <wp:posOffset>-256540</wp:posOffset>
                </wp:positionH>
                <wp:positionV relativeFrom="paragraph">
                  <wp:posOffset>247015</wp:posOffset>
                </wp:positionV>
                <wp:extent cx="6510020" cy="1403985"/>
                <wp:effectExtent l="0" t="0" r="0" b="444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0020" cy="1403985"/>
                        </a:xfrm>
                        <a:prstGeom prst="rect">
                          <a:avLst/>
                        </a:prstGeom>
                        <a:noFill/>
                        <a:ln w="9525">
                          <a:noFill/>
                          <a:miter lim="800000"/>
                          <a:headEnd/>
                          <a:tailEnd/>
                        </a:ln>
                      </wps:spPr>
                      <wps:txbx>
                        <w:txbxContent>
                          <w:p w:rsidR="003817D2" w:rsidRPr="00E01087" w:rsidRDefault="003817D2">
                            <w:pPr>
                              <w:pBdr>
                                <w:top w:val="single" w:sz="24" w:space="8" w:color="5B9BD5" w:themeColor="accent1"/>
                                <w:bottom w:val="single" w:sz="24" w:space="8" w:color="5B9BD5" w:themeColor="accent1"/>
                              </w:pBdr>
                              <w:spacing w:after="0"/>
                              <w:rPr>
                                <w:i/>
                                <w:iCs/>
                                <w:sz w:val="24"/>
                                <w:szCs w:val="24"/>
                              </w:rPr>
                            </w:pPr>
                            <w:r>
                              <w:rPr>
                                <w:i/>
                                <w:iCs/>
                                <w:sz w:val="24"/>
                                <w:szCs w:val="24"/>
                              </w:rPr>
                              <w:t xml:space="preserve">The feature is a current swimming pool. At the time of this panchromatic imagery the pool may have been under construction or closed for the season because of how reflective the object is. Water, generally, tends to absorb light where this pool and present a darker tone. Although the object has the proper shape, size and proportions of a pool, you can determine it has no water in it because the insides of pools tend to have white or blue, smooth tile or lining that would be more reflective. Surrounding the pool appears to be roads or dirt trails perhaps used for construction of the resort. There are rough markings for roads and what appears as a temporary parking lot . </w:t>
                            </w:r>
                            <w:ins w:id="26" w:author="Janet" w:date="2015-10-04T09:04:00Z">
                              <w:r w:rsidR="00212EAD">
                                <w:rPr>
                                  <w:i/>
                                  <w:iCs/>
                                  <w:color w:val="FF0000"/>
                                  <w:sz w:val="24"/>
                                  <w:szCs w:val="24"/>
                                </w:rPr>
                                <w:t xml:space="preserve">  Water absorbs IR so it would be dark; this bright tone is due to the reflective nature of building materials.  2.5/4</w:t>
                              </w:r>
                            </w:ins>
                            <w:r>
                              <w:rPr>
                                <w:i/>
                                <w:iCs/>
                                <w:sz w:val="24"/>
                                <w:szCs w:val="24"/>
                              </w:rPr>
                              <w:br/>
                            </w:r>
                            <w:r>
                              <w:rPr>
                                <w:i/>
                                <w:iCs/>
                                <w:sz w:val="24"/>
                                <w:szCs w:val="24"/>
                              </w:rPr>
                              <w:br/>
                            </w:r>
                            <w:r>
                              <w:rPr>
                                <w:b/>
                                <w:i/>
                                <w:iCs/>
                                <w:sz w:val="24"/>
                                <w:szCs w:val="24"/>
                              </w:rPr>
                              <w:t>Interpretation: Shallow or empty p</w:t>
                            </w:r>
                            <w:r w:rsidRPr="00A90029">
                              <w:rPr>
                                <w:b/>
                                <w:i/>
                                <w:iCs/>
                                <w:sz w:val="24"/>
                                <w:szCs w:val="24"/>
                              </w:rPr>
                              <w:t>ool</w:t>
                            </w:r>
                            <w:r>
                              <w:rPr>
                                <w:i/>
                                <w:iCs/>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7EE69" id="_x0000_s1043" type="#_x0000_t202" style="position:absolute;margin-left:-20.2pt;margin-top:19.45pt;width:512.6pt;height:110.55pt;z-index:25166540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" filled="f" stroked="f">
                <v:textbox style="mso-fit-shape-to-text:t">
                  <w:txbxContent>
                    <w:p w:rsidR="003817D2" w:rsidRPr="00E01087" w:rsidRDefault="003817D2">
                      <w:pPr>
                        <w:pBdr>
                          <w:top w:val="single" w:sz="24" w:space="8" w:color="5B9BD5" w:themeColor="accent1"/>
                          <w:bottom w:val="single" w:sz="24" w:space="8" w:color="5B9BD5" w:themeColor="accent1"/>
                        </w:pBdr>
                        <w:spacing w:after="0"/>
                        <w:rPr>
                          <w:i/>
                          <w:iCs/>
                          <w:sz w:val="24"/>
                          <w:szCs w:val="24"/>
                        </w:rPr>
                      </w:pPr>
                      <w:r>
                        <w:rPr>
                          <w:i/>
                          <w:iCs/>
                          <w:sz w:val="24"/>
                          <w:szCs w:val="24"/>
                        </w:rPr>
                        <w:t xml:space="preserve">The feature is a current swimming pool. At the time of this panchromatic imagery the pool may have been under construction or closed for the season because of how reflective the object is. Water, generally, tends to absorb light where this pool and present a darker tone. Although the object has the proper shape, size and proportions of a pool, you can determine it has no water in it because the insides of pools tend to have white or blue, smooth tile or lining that would be more reflective. Surrounding the pool appears to be roads or dirt trails perhaps used for construction of the resort. There are rough markings for roads and what appears as a temporary parking lot . </w:t>
                      </w:r>
                      <w:ins w:id="27" w:author="Janet" w:date="2015-10-04T09:04:00Z">
                        <w:r w:rsidR="00212EAD">
                          <w:rPr>
                            <w:i/>
                            <w:iCs/>
                            <w:color w:val="FF0000"/>
                            <w:sz w:val="24"/>
                            <w:szCs w:val="24"/>
                          </w:rPr>
                          <w:t xml:space="preserve">  Water absorbs IR so it would be dark; this bright tone is due to the reflective nature of building materials.  2.5/4</w:t>
                        </w:r>
                      </w:ins>
                      <w:r>
                        <w:rPr>
                          <w:i/>
                          <w:iCs/>
                          <w:sz w:val="24"/>
                          <w:szCs w:val="24"/>
                        </w:rPr>
                        <w:br/>
                      </w:r>
                      <w:r>
                        <w:rPr>
                          <w:i/>
                          <w:iCs/>
                          <w:sz w:val="24"/>
                          <w:szCs w:val="24"/>
                        </w:rPr>
                        <w:br/>
                      </w:r>
                      <w:r>
                        <w:rPr>
                          <w:b/>
                          <w:i/>
                          <w:iCs/>
                          <w:sz w:val="24"/>
                          <w:szCs w:val="24"/>
                        </w:rPr>
                        <w:t>Interpretation: Shallow or empty p</w:t>
                      </w:r>
                      <w:r w:rsidRPr="00A90029">
                        <w:rPr>
                          <w:b/>
                          <w:i/>
                          <w:iCs/>
                          <w:sz w:val="24"/>
                          <w:szCs w:val="24"/>
                        </w:rPr>
                        <w:t>ool</w:t>
                      </w:r>
                      <w:r>
                        <w:rPr>
                          <w:i/>
                          <w:iCs/>
                          <w:sz w:val="24"/>
                          <w:szCs w:val="24"/>
                        </w:rPr>
                        <w:t xml:space="preserve">   </w:t>
                      </w:r>
                    </w:p>
                  </w:txbxContent>
                </v:textbox>
                <w10:wrap type="topAndBottom" anchorx="margin"/>
              </v:shape>
            </w:pict>
          </mc:Fallback>
        </mc:AlternateContent>
      </w:r>
      <w:r>
        <w:rPr>
          <w:color w:val="FF0000"/>
        </w:rPr>
        <w:t xml:space="preserve">document; summarize your findings in your letter; </w:t>
      </w:r>
      <w:ins w:id="28" w:author="Janet" w:date="2015-10-04T09:05:00Z">
        <w:r w:rsidR="00212EAD">
          <w:rPr>
            <w:color w:val="FF0000"/>
          </w:rPr>
          <w:t>work on your usage of the comma;  8.5/12.5</w:t>
        </w:r>
      </w:ins>
    </w:p>
    <w:p w:rsidR="00212EAD" w:rsidRDefault="00212EAD">
      <w:pPr>
        <w:rPr>
          <w:ins w:id="29" w:author="Janet" w:date="2015-10-04T09:05:00Z"/>
          <w:color w:val="FF0000"/>
        </w:rPr>
      </w:pPr>
    </w:p>
    <w:p w:rsidR="00212EAD" w:rsidRDefault="00212EAD">
      <w:pPr>
        <w:rPr>
          <w:ins w:id="30" w:author="Janet" w:date="2015-10-04T09:06:00Z"/>
          <w:color w:val="FF0000"/>
        </w:rPr>
      </w:pPr>
      <w:ins w:id="31" w:author="Janet" w:date="2015-10-04T09:05:00Z">
        <w:r>
          <w:rPr>
            <w:color w:val="FF0000"/>
          </w:rPr>
          <w:t xml:space="preserve">Questions:  </w:t>
        </w:r>
      </w:ins>
      <w:ins w:id="32" w:author="Janet" w:date="2015-10-04T09:06:00Z">
        <w:r w:rsidR="00CF1B6E">
          <w:rPr>
            <w:color w:val="FF0000"/>
          </w:rPr>
          <w:t>43.5/50</w:t>
        </w:r>
      </w:ins>
    </w:p>
    <w:p w:rsidR="00CF1B6E" w:rsidRDefault="00CF1B6E">
      <w:pPr>
        <w:rPr>
          <w:ins w:id="33" w:author="Janet" w:date="2015-10-04T09:06:00Z"/>
          <w:color w:val="FF0000"/>
        </w:rPr>
      </w:pPr>
    </w:p>
    <w:p w:rsidR="00CF1B6E" w:rsidRPr="00212EAD" w:rsidRDefault="00CF1B6E">
      <w:pPr>
        <w:rPr>
          <w:ins w:id="34" w:author="Janet" w:date="2015-10-04T09:05:00Z"/>
          <w:color w:val="FF0000"/>
          <w:rPrChange w:id="35" w:author="Janet" w:date="2015-10-04T09:05:00Z">
            <w:rPr>
              <w:ins w:id="36" w:author="Janet" w:date="2015-10-04T09:05:00Z"/>
            </w:rPr>
          </w:rPrChange>
        </w:rPr>
      </w:pPr>
      <w:ins w:id="37" w:author="Janet" w:date="2015-10-04T09:06:00Z">
        <w:r>
          <w:rPr>
            <w:color w:val="FF0000"/>
          </w:rPr>
          <w:t>Total:  52/62.5</w:t>
        </w:r>
      </w:ins>
      <w:bookmarkStart w:id="38" w:name="_GoBack"/>
      <w:bookmarkEnd w:id="38"/>
    </w:p>
    <w:p w:rsidR="008A3139" w:rsidRDefault="008A3139"/>
    <w:sectPr w:rsidR="008A3139" w:rsidSect="00554AC5">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62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6D7" w:rsidRDefault="00C476D7" w:rsidP="00C00D08">
      <w:pPr>
        <w:spacing w:after="0" w:line="240" w:lineRule="auto"/>
      </w:pPr>
      <w:r>
        <w:separator/>
      </w:r>
    </w:p>
  </w:endnote>
  <w:endnote w:type="continuationSeparator" w:id="0">
    <w:p w:rsidR="00C476D7" w:rsidRDefault="00C476D7" w:rsidP="00C0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7D2" w:rsidRDefault="003817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7D2" w:rsidRDefault="003817D2">
    <w:pPr>
      <w:pStyle w:val="Footer"/>
      <w:rPr>
        <w:rFonts w:ascii="Arial" w:hAnsi="Arial" w:cs="Arial"/>
        <w:color w:val="666666"/>
        <w:sz w:val="20"/>
        <w:szCs w:val="20"/>
      </w:rPr>
    </w:pPr>
    <w:r>
      <w:rPr>
        <w:vertAlign w:val="superscript"/>
      </w:rPr>
      <w:t xml:space="preserve">1    </w:t>
    </w:r>
    <w:r w:rsidRPr="00C00D08">
      <w:rPr>
        <w:rStyle w:val="selectable"/>
      </w:rPr>
      <w:t>Google.com,. 'Google Earth'. N.p., 2015. Web. 23 Sept. 2015.</w:t>
    </w:r>
  </w:p>
  <w:p w:rsidR="003817D2" w:rsidRPr="00C00D08" w:rsidRDefault="003817D2">
    <w:pPr>
      <w:pStyle w:val="Footer"/>
    </w:pPr>
    <w:r>
      <w:rPr>
        <w:vertAlign w:val="superscript"/>
      </w:rPr>
      <w:t>2</w:t>
    </w:r>
    <w:r>
      <w:t xml:space="preserve">   </w:t>
    </w:r>
    <w:r>
      <w:rPr>
        <w:rStyle w:val="selectable"/>
      </w:rPr>
      <w:t xml:space="preserve">Lillesand, Thomas M, Ralph W Kiefer, and Jonathan W Chipman. </w:t>
    </w:r>
    <w:r>
      <w:rPr>
        <w:rStyle w:val="selectable"/>
        <w:i/>
        <w:iCs/>
      </w:rPr>
      <w:t>Remote Sensing And Image Interpretation</w:t>
    </w:r>
    <w:r>
      <w:rPr>
        <w:rStyle w:val="selectable"/>
      </w:rPr>
      <w:t>. New York: Wiley, 2004. Print.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7D2" w:rsidRDefault="003817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6D7" w:rsidRDefault="00C476D7" w:rsidP="00C00D08">
      <w:pPr>
        <w:spacing w:after="0" w:line="240" w:lineRule="auto"/>
      </w:pPr>
      <w:r>
        <w:separator/>
      </w:r>
    </w:p>
  </w:footnote>
  <w:footnote w:type="continuationSeparator" w:id="0">
    <w:p w:rsidR="00C476D7" w:rsidRDefault="00C476D7" w:rsidP="00C00D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7D2" w:rsidRDefault="003817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7D2" w:rsidRDefault="003817D2">
    <w:pPr>
      <w:pStyle w:val="Header"/>
    </w:pPr>
    <w:r>
      <w:rPr>
        <w:noProof/>
        <w:lang w:val="en-CA" w:eastAsia="en-CA"/>
      </w:rPr>
      <mc:AlternateContent>
        <mc:Choice Requires="wps">
          <w:drawing>
            <wp:anchor distT="0" distB="0" distL="114300" distR="114300" simplePos="0" relativeHeight="251660288" behindDoc="0" locked="0" layoutInCell="0" allowOverlap="1" wp14:anchorId="7C9C12DD" wp14:editId="0A8CAF3C">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17D2" w:rsidRDefault="003817D2">
                          <w:pPr>
                            <w:spacing w:after="0" w:line="240" w:lineRule="auto"/>
                            <w:jc w:val="right"/>
                          </w:pPr>
                          <w:r>
                            <w:t>Travis Vanos – VanosGISC9231-D1</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9C12DD" id="_x0000_t202" coordsize="21600,21600" o:spt="202" path="m,l,21600r21600,l21600,xe">
              <v:stroke joinstyle="miter"/>
              <v:path gradientshapeok="t" o:connecttype="rect"/>
            </v:shapetype>
            <v:shape id="Text Box 475" o:spid="_x0000_s1044"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3817D2" w:rsidRDefault="003817D2">
                    <w:pPr>
                      <w:spacing w:after="0" w:line="240" w:lineRule="auto"/>
                      <w:jc w:val="right"/>
                    </w:pPr>
                    <w:r>
                      <w:t>Travis Vanos – VanosGISC9231-D1</w:t>
                    </w:r>
                  </w:p>
                </w:txbxContent>
              </v:textbox>
              <w10:wrap anchorx="margin" anchory="margin"/>
            </v:shape>
          </w:pict>
        </mc:Fallback>
      </mc:AlternateContent>
    </w:r>
    <w:r>
      <w:rPr>
        <w:noProof/>
        <w:lang w:val="en-CA" w:eastAsia="en-CA"/>
      </w:rPr>
      <mc:AlternateContent>
        <mc:Choice Requires="wps">
          <w:drawing>
            <wp:anchor distT="0" distB="0" distL="114300" distR="114300" simplePos="0" relativeHeight="251659264" behindDoc="0" locked="0" layoutInCell="0" allowOverlap="1" wp14:anchorId="522B4984" wp14:editId="61B03A0C">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817D2" w:rsidRDefault="003817D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CF1B6E" w:rsidRPr="00CF1B6E">
                            <w:rPr>
                              <w:noProof/>
                              <w:color w:val="FFFFFF" w:themeColor="background1"/>
                              <w14:numForm w14:val="lining"/>
                            </w:rPr>
                            <w:t>17</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22B4984" id="Text Box 476" o:spid="_x0000_s1045"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5b9bd5 [3204]" stroked="f">
              <v:textbox style="mso-fit-shape-to-text:t" inset=",0,,0">
                <w:txbxContent>
                  <w:p w:rsidR="003817D2" w:rsidRDefault="003817D2">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CF1B6E" w:rsidRPr="00CF1B6E">
                      <w:rPr>
                        <w:noProof/>
                        <w:color w:val="FFFFFF" w:themeColor="background1"/>
                        <w14:numForm w14:val="lining"/>
                      </w:rPr>
                      <w:t>17</w:t>
                    </w:r>
                    <w:r>
                      <w:rPr>
                        <w:noProof/>
                        <w:color w:val="FFFFFF" w:themeColor="background1"/>
                        <w14:numForm w14:val="lining"/>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7D2" w:rsidRDefault="003817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07076"/>
    <w:multiLevelType w:val="hybridMultilevel"/>
    <w:tmpl w:val="F13E77FA"/>
    <w:lvl w:ilvl="0" w:tplc="1600757C">
      <w:start w:val="1"/>
      <w:numFmt w:val="upperRoman"/>
      <w:lvlText w:val="%1."/>
      <w:lvlJc w:val="right"/>
      <w:pPr>
        <w:tabs>
          <w:tab w:val="num" w:pos="180"/>
        </w:tabs>
        <w:ind w:left="180" w:hanging="180"/>
      </w:pPr>
      <w:rPr>
        <w:sz w:val="44"/>
        <w:szCs w:val="4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5344186F"/>
    <w:multiLevelType w:val="hybridMultilevel"/>
    <w:tmpl w:val="1A92C9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et">
    <w15:presenceInfo w15:providerId="None" w15:userId="Jan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5E0"/>
    <w:rsid w:val="0000009E"/>
    <w:rsid w:val="000226E1"/>
    <w:rsid w:val="000A343A"/>
    <w:rsid w:val="00112AEB"/>
    <w:rsid w:val="001305E0"/>
    <w:rsid w:val="001401DE"/>
    <w:rsid w:val="00197F30"/>
    <w:rsid w:val="00212EAD"/>
    <w:rsid w:val="002339C7"/>
    <w:rsid w:val="002430A0"/>
    <w:rsid w:val="002A1578"/>
    <w:rsid w:val="002B2036"/>
    <w:rsid w:val="00336DC4"/>
    <w:rsid w:val="003411FD"/>
    <w:rsid w:val="003817D2"/>
    <w:rsid w:val="00484C03"/>
    <w:rsid w:val="00530BA0"/>
    <w:rsid w:val="00554AC5"/>
    <w:rsid w:val="0058128E"/>
    <w:rsid w:val="00590FA5"/>
    <w:rsid w:val="005B0A68"/>
    <w:rsid w:val="005E0588"/>
    <w:rsid w:val="005F1423"/>
    <w:rsid w:val="00622046"/>
    <w:rsid w:val="00624F1D"/>
    <w:rsid w:val="00695324"/>
    <w:rsid w:val="006E5C4D"/>
    <w:rsid w:val="006F28AA"/>
    <w:rsid w:val="00730290"/>
    <w:rsid w:val="00746A47"/>
    <w:rsid w:val="00752710"/>
    <w:rsid w:val="00781C74"/>
    <w:rsid w:val="00781CA7"/>
    <w:rsid w:val="00795E09"/>
    <w:rsid w:val="007E12DE"/>
    <w:rsid w:val="007E16D9"/>
    <w:rsid w:val="00832441"/>
    <w:rsid w:val="00832751"/>
    <w:rsid w:val="00832DA6"/>
    <w:rsid w:val="008A3139"/>
    <w:rsid w:val="008A7D90"/>
    <w:rsid w:val="008F4266"/>
    <w:rsid w:val="009B0023"/>
    <w:rsid w:val="00A6472B"/>
    <w:rsid w:val="00A90029"/>
    <w:rsid w:val="00B270BF"/>
    <w:rsid w:val="00B57040"/>
    <w:rsid w:val="00B73C41"/>
    <w:rsid w:val="00B93492"/>
    <w:rsid w:val="00BA606F"/>
    <w:rsid w:val="00BB535E"/>
    <w:rsid w:val="00BC72E7"/>
    <w:rsid w:val="00BF23EE"/>
    <w:rsid w:val="00C00D08"/>
    <w:rsid w:val="00C07340"/>
    <w:rsid w:val="00C24664"/>
    <w:rsid w:val="00C3729C"/>
    <w:rsid w:val="00C476D7"/>
    <w:rsid w:val="00CB5FEE"/>
    <w:rsid w:val="00CD0BD7"/>
    <w:rsid w:val="00CD3913"/>
    <w:rsid w:val="00CF1B6E"/>
    <w:rsid w:val="00D032F4"/>
    <w:rsid w:val="00D3123C"/>
    <w:rsid w:val="00D358CE"/>
    <w:rsid w:val="00D37F44"/>
    <w:rsid w:val="00D40B52"/>
    <w:rsid w:val="00DB797E"/>
    <w:rsid w:val="00E00242"/>
    <w:rsid w:val="00E01087"/>
    <w:rsid w:val="00E06282"/>
    <w:rsid w:val="00E67BDE"/>
    <w:rsid w:val="00E7486B"/>
    <w:rsid w:val="00E826FC"/>
    <w:rsid w:val="00E843FB"/>
    <w:rsid w:val="00E90BB6"/>
    <w:rsid w:val="00EA4F8B"/>
    <w:rsid w:val="00EE5977"/>
    <w:rsid w:val="00EE61B4"/>
    <w:rsid w:val="00EE77BE"/>
    <w:rsid w:val="00FC75AC"/>
    <w:rsid w:val="00FD3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243263-9B99-4811-9CF5-5504BD5C4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0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1305E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E90BB6"/>
    <w:pPr>
      <w:spacing w:after="200" w:line="240" w:lineRule="auto"/>
    </w:pPr>
    <w:rPr>
      <w:i/>
      <w:iCs/>
      <w:color w:val="44546A" w:themeColor="text2"/>
      <w:sz w:val="18"/>
      <w:szCs w:val="18"/>
    </w:rPr>
  </w:style>
  <w:style w:type="paragraph" w:styleId="ListParagraph">
    <w:name w:val="List Paragraph"/>
    <w:basedOn w:val="Normal"/>
    <w:uiPriority w:val="34"/>
    <w:qFormat/>
    <w:rsid w:val="00832441"/>
    <w:pPr>
      <w:ind w:left="720"/>
      <w:contextualSpacing/>
    </w:pPr>
  </w:style>
  <w:style w:type="paragraph" w:styleId="Header">
    <w:name w:val="header"/>
    <w:basedOn w:val="Normal"/>
    <w:link w:val="HeaderChar"/>
    <w:uiPriority w:val="99"/>
    <w:unhideWhenUsed/>
    <w:rsid w:val="00C00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D08"/>
  </w:style>
  <w:style w:type="paragraph" w:styleId="Footer">
    <w:name w:val="footer"/>
    <w:basedOn w:val="Normal"/>
    <w:link w:val="FooterChar"/>
    <w:uiPriority w:val="99"/>
    <w:unhideWhenUsed/>
    <w:rsid w:val="00C00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D08"/>
  </w:style>
  <w:style w:type="character" w:customStyle="1" w:styleId="selectable">
    <w:name w:val="selectable"/>
    <w:basedOn w:val="DefaultParagraphFont"/>
    <w:rsid w:val="00C00D08"/>
  </w:style>
  <w:style w:type="paragraph" w:styleId="BalloonText">
    <w:name w:val="Balloon Text"/>
    <w:basedOn w:val="Normal"/>
    <w:link w:val="BalloonTextChar"/>
    <w:uiPriority w:val="99"/>
    <w:semiHidden/>
    <w:unhideWhenUsed/>
    <w:rsid w:val="00730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290"/>
    <w:rPr>
      <w:rFonts w:ascii="Tahoma" w:hAnsi="Tahoma" w:cs="Tahoma"/>
      <w:sz w:val="16"/>
      <w:szCs w:val="16"/>
    </w:rPr>
  </w:style>
  <w:style w:type="paragraph" w:styleId="NoSpacing">
    <w:name w:val="No Spacing"/>
    <w:link w:val="NoSpacingChar"/>
    <w:uiPriority w:val="1"/>
    <w:qFormat/>
    <w:rsid w:val="000226E1"/>
    <w:pPr>
      <w:spacing w:after="0" w:line="240" w:lineRule="auto"/>
    </w:pPr>
    <w:rPr>
      <w:rFonts w:eastAsiaTheme="minorEastAsia"/>
    </w:rPr>
  </w:style>
  <w:style w:type="character" w:customStyle="1" w:styleId="NoSpacingChar">
    <w:name w:val="No Spacing Char"/>
    <w:basedOn w:val="DefaultParagraphFont"/>
    <w:link w:val="NoSpacing"/>
    <w:uiPriority w:val="1"/>
    <w:rsid w:val="000226E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FA807D-2E98-4436-AF3D-E56FA0C24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3253</Words>
  <Characters>18544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VanosGISC9231-D1</vt:lpstr>
    </vt:vector>
  </TitlesOfParts>
  <Company/>
  <LinksUpToDate>false</LinksUpToDate>
  <CharactersWithSpaces>21754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VanosGISC9231-D1</dc:title>
  <dc:subject>GISC9231 Remote Sensing</dc:subject>
  <dc:creator>Travis Vanos</dc:creator>
  <cp:lastModifiedBy>Janet</cp:lastModifiedBy>
  <cp:revision>3</cp:revision>
  <cp:lastPrinted>2015-09-27T18:24:00Z</cp:lastPrinted>
  <dcterms:created xsi:type="dcterms:W3CDTF">2015-10-04T13:06:00Z</dcterms:created>
  <dcterms:modified xsi:type="dcterms:W3CDTF">2015-10-04T13:06:00Z</dcterms:modified>
</cp:coreProperties>
</file>